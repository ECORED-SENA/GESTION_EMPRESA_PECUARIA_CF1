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FORMATO PARA EL DESARROLLO DE COMPONENTE FORMATIVO</w:t>
      </w:r>
    </w:p>
    <w:p w:rsidR="00000000" w:rsidDel="00000000" w:rsidP="00000000" w:rsidRDefault="00000000" w:rsidRPr="00000000" w14:paraId="00000002">
      <w:pPr>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14"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GESTIÓN DE EMPRESAS PECUARIAS</w:t>
            </w:r>
          </w:p>
        </w:tc>
      </w:tr>
    </w:tbl>
    <w:p w:rsidR="00000000" w:rsidDel="00000000" w:rsidP="00000000" w:rsidRDefault="00000000" w:rsidRPr="00000000" w14:paraId="00000005">
      <w:pPr>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410"/>
        <w:gridCol w:w="1417"/>
        <w:gridCol w:w="4297"/>
        <w:tblGridChange w:id="0">
          <w:tblGrid>
            <w:gridCol w:w="1838"/>
            <w:gridCol w:w="2410"/>
            <w:gridCol w:w="1417"/>
            <w:gridCol w:w="4297"/>
          </w:tblGrid>
        </w:tblGridChange>
      </w:tblGrid>
      <w:tr>
        <w:trPr>
          <w:cantSplit w:val="0"/>
          <w:trHeight w:val="2836"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sz w:val="20"/>
                <w:szCs w:val="20"/>
                <w:u w:val="single"/>
              </w:rPr>
            </w:pPr>
            <w:r w:rsidDel="00000000" w:rsidR="00000000" w:rsidRPr="00000000">
              <w:rPr>
                <w:sz w:val="20"/>
                <w:szCs w:val="20"/>
                <w:rtl w:val="0"/>
              </w:rPr>
              <w:t xml:space="preserve">270501099 </w:t>
            </w:r>
            <w:r w:rsidDel="00000000" w:rsidR="00000000" w:rsidRPr="00000000">
              <w:rPr>
                <w:b w:val="0"/>
                <w:sz w:val="20"/>
                <w:szCs w:val="20"/>
                <w:rtl w:val="0"/>
              </w:rPr>
              <w:t xml:space="preserve">- Controlar funcionamiento de unidad pecuaria según procedimiento técnico y requerimiento de especie animal.</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270501099-01. </w:t>
            </w:r>
            <w:r w:rsidDel="00000000" w:rsidR="00000000" w:rsidRPr="00000000">
              <w:rPr>
                <w:b w:val="0"/>
                <w:sz w:val="20"/>
                <w:szCs w:val="20"/>
                <w:rtl w:val="0"/>
              </w:rPr>
              <w:t xml:space="preserve">Identificar equipos, insumos, condiciones del alojamiento y recurso humano requerido para la organización de la unidad pecuaria de acuerdo con especie, sistema de producción y criterios técnicos</w:t>
            </w:r>
            <w:r w:rsidDel="00000000" w:rsidR="00000000" w:rsidRPr="00000000">
              <w:rPr>
                <w:sz w:val="20"/>
                <w:szCs w:val="20"/>
                <w:rtl w:val="0"/>
              </w:rPr>
              <w:t xml:space="preserve">.</w:t>
            </w:r>
          </w:p>
          <w:p w:rsidR="00000000" w:rsidDel="00000000" w:rsidP="00000000" w:rsidRDefault="00000000" w:rsidRPr="00000000" w14:paraId="0000000A">
            <w:pPr>
              <w:spacing w:line="276" w:lineRule="auto"/>
              <w:rPr>
                <w:sz w:val="20"/>
                <w:szCs w:val="20"/>
              </w:rPr>
            </w:pPr>
            <w:r w:rsidDel="00000000" w:rsidR="00000000" w:rsidRPr="00000000">
              <w:rPr>
                <w:rtl w:val="0"/>
              </w:rPr>
            </w:r>
          </w:p>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270501099-02. </w:t>
            </w:r>
            <w:r w:rsidDel="00000000" w:rsidR="00000000" w:rsidRPr="00000000">
              <w:rPr>
                <w:b w:val="0"/>
                <w:sz w:val="20"/>
                <w:szCs w:val="20"/>
                <w:rtl w:val="0"/>
              </w:rPr>
              <w:t xml:space="preserve">Programar actividades de mantenimiento de equipos, aseo y limpieza de la unidad pecuaria de acuerdo con requerimientos técnicos, sanitarios y manuales de operación de equipos.</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7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CF001</w:t>
            </w:r>
          </w:p>
        </w:tc>
      </w:tr>
      <w:tr>
        <w:trPr>
          <w:cantSplit w:val="0"/>
          <w:trHeight w:val="762"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Consideraciones para el establecimiento y operación de unidades productivas pecuarias</w:t>
            </w:r>
          </w:p>
        </w:tc>
      </w:tr>
      <w:tr>
        <w:trPr>
          <w:cantSplit w:val="0"/>
          <w:trHeight w:val="216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Conseguir unidades pecuarias organizadas conforme a los parámetros técnicos requiere de un trabajo previo que implica, entre otras cosas, la identificación del tipo de explotación que se llevará a cabo, el conocimiento de la normatividad aplicable, la definición de los recursos disponibles y el conocimiento de los procesos que conlleva la implementación de este tipo de sistemas en diversos entornos rurales. </w:t>
            </w:r>
          </w:p>
        </w:tc>
      </w:tr>
      <w:tr>
        <w:trPr>
          <w:cantSplit w:val="0"/>
          <w:trHeight w:val="415"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Establecimiento, unidad pecuaria, montaje, producción pecuaria</w:t>
            </w:r>
          </w:p>
        </w:tc>
      </w:tr>
    </w:tbl>
    <w:p w:rsidR="00000000" w:rsidDel="00000000" w:rsidP="00000000" w:rsidRDefault="00000000" w:rsidRPr="00000000" w14:paraId="00000015">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563"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TABLA DE CONTENIDOS: </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Introducción</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ind w:left="426" w:hanging="360"/>
        <w:rPr>
          <w:b w:val="1"/>
        </w:rPr>
      </w:pPr>
      <w:r w:rsidDel="00000000" w:rsidR="00000000" w:rsidRPr="00000000">
        <w:rPr>
          <w:b w:val="1"/>
          <w:color w:val="000000"/>
          <w:rtl w:val="0"/>
        </w:rPr>
        <w:t xml:space="preserve">Sistemas productivos pecuarios</w:t>
      </w:r>
      <w:r w:rsidDel="00000000" w:rsidR="00000000" w:rsidRPr="00000000">
        <w:rPr>
          <w:rtl w:val="0"/>
        </w:rPr>
      </w:r>
    </w:p>
    <w:p w:rsidR="00000000" w:rsidDel="00000000" w:rsidP="00000000" w:rsidRDefault="00000000" w:rsidRPr="00000000" w14:paraId="00000020">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Clasificación</w:t>
      </w:r>
      <w:r w:rsidDel="00000000" w:rsidR="00000000" w:rsidRPr="00000000">
        <w:rPr>
          <w:rtl w:val="0"/>
        </w:rPr>
      </w:r>
    </w:p>
    <w:p w:rsidR="00000000" w:rsidDel="00000000" w:rsidP="00000000" w:rsidRDefault="00000000" w:rsidRPr="00000000" w14:paraId="00000021">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Características</w:t>
      </w:r>
      <w:r w:rsidDel="00000000" w:rsidR="00000000" w:rsidRPr="00000000">
        <w:rPr>
          <w:rtl w:val="0"/>
        </w:rPr>
      </w:r>
    </w:p>
    <w:p w:rsidR="00000000" w:rsidDel="00000000" w:rsidP="00000000" w:rsidRDefault="00000000" w:rsidRPr="00000000" w14:paraId="00000022">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Componentes </w:t>
      </w:r>
      <w:r w:rsidDel="00000000" w:rsidR="00000000" w:rsidRPr="00000000">
        <w:rPr>
          <w:rtl w:val="0"/>
        </w:rPr>
      </w:r>
    </w:p>
    <w:p w:rsidR="00000000" w:rsidDel="00000000" w:rsidP="00000000" w:rsidRDefault="00000000" w:rsidRPr="00000000" w14:paraId="00000023">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Principales explotaciones pecuarias</w:t>
      </w:r>
      <w:r w:rsidDel="00000000" w:rsidR="00000000" w:rsidRPr="00000000">
        <w:rPr>
          <w:rtl w:val="0"/>
        </w:rPr>
      </w:r>
    </w:p>
    <w:p w:rsidR="00000000" w:rsidDel="00000000" w:rsidP="00000000" w:rsidRDefault="00000000" w:rsidRPr="00000000" w14:paraId="00000024">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Parámetros productivos</w:t>
      </w:r>
      <w:r w:rsidDel="00000000" w:rsidR="00000000" w:rsidRPr="00000000">
        <w:rPr>
          <w:rtl w:val="0"/>
        </w:rPr>
      </w:r>
    </w:p>
    <w:p w:rsidR="00000000" w:rsidDel="00000000" w:rsidP="00000000" w:rsidRDefault="00000000" w:rsidRPr="00000000" w14:paraId="00000025">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Buenas prácticas pecuarias</w:t>
      </w:r>
      <w:r w:rsidDel="00000000" w:rsidR="00000000" w:rsidRPr="00000000">
        <w:rPr>
          <w:rtl w:val="0"/>
        </w:rPr>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ind w:left="360" w:hanging="360"/>
        <w:rPr>
          <w:b w:val="1"/>
        </w:rPr>
      </w:pPr>
      <w:bookmarkStart w:colFirst="0" w:colLast="0" w:name="_heading=h.gjdgxs" w:id="0"/>
      <w:bookmarkEnd w:id="0"/>
      <w:r w:rsidDel="00000000" w:rsidR="00000000" w:rsidRPr="00000000">
        <w:rPr>
          <w:b w:val="1"/>
          <w:color w:val="000000"/>
          <w:rtl w:val="0"/>
        </w:rPr>
        <w:t xml:space="preserve">Aspectos normativos</w:t>
      </w:r>
      <w:r w:rsidDel="00000000" w:rsidR="00000000" w:rsidRPr="00000000">
        <w:rPr>
          <w:rtl w:val="0"/>
        </w:rPr>
      </w:r>
    </w:p>
    <w:p w:rsidR="00000000" w:rsidDel="00000000" w:rsidP="00000000" w:rsidRDefault="00000000" w:rsidRPr="00000000" w14:paraId="00000027">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Salud y seguridad en el trabajo</w:t>
      </w:r>
      <w:r w:rsidDel="00000000" w:rsidR="00000000" w:rsidRPr="00000000">
        <w:rPr>
          <w:rtl w:val="0"/>
        </w:rPr>
      </w:r>
    </w:p>
    <w:p w:rsidR="00000000" w:rsidDel="00000000" w:rsidP="00000000" w:rsidRDefault="00000000" w:rsidRPr="00000000" w14:paraId="00000028">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Manejo ambiental</w:t>
      </w:r>
      <w:r w:rsidDel="00000000" w:rsidR="00000000" w:rsidRPr="00000000">
        <w:rPr>
          <w:rtl w:val="0"/>
        </w:rPr>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ind w:left="360" w:hanging="360"/>
        <w:rPr>
          <w:b w:val="1"/>
        </w:rPr>
      </w:pPr>
      <w:bookmarkStart w:colFirst="0" w:colLast="0" w:name="_heading=h.30j0zll" w:id="1"/>
      <w:bookmarkEnd w:id="1"/>
      <w:r w:rsidDel="00000000" w:rsidR="00000000" w:rsidRPr="00000000">
        <w:rPr>
          <w:b w:val="1"/>
          <w:color w:val="000000"/>
          <w:rtl w:val="0"/>
        </w:rPr>
        <w:t xml:space="preserve">Planificación de la unidad productiva</w:t>
      </w:r>
      <w:r w:rsidDel="00000000" w:rsidR="00000000" w:rsidRPr="00000000">
        <w:rPr>
          <w:rtl w:val="0"/>
        </w:rPr>
      </w:r>
    </w:p>
    <w:p w:rsidR="00000000" w:rsidDel="00000000" w:rsidP="00000000" w:rsidRDefault="00000000" w:rsidRPr="00000000" w14:paraId="0000002A">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Instalaciones pecuarias</w:t>
      </w:r>
      <w:r w:rsidDel="00000000" w:rsidR="00000000" w:rsidRPr="00000000">
        <w:rPr>
          <w:rtl w:val="0"/>
        </w:rPr>
      </w:r>
    </w:p>
    <w:p w:rsidR="00000000" w:rsidDel="00000000" w:rsidP="00000000" w:rsidRDefault="00000000" w:rsidRPr="00000000" w14:paraId="0000002B">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Diseños y características</w:t>
      </w:r>
      <w:r w:rsidDel="00000000" w:rsidR="00000000" w:rsidRPr="00000000">
        <w:rPr>
          <w:rtl w:val="0"/>
        </w:rPr>
      </w:r>
    </w:p>
    <w:p w:rsidR="00000000" w:rsidDel="00000000" w:rsidP="00000000" w:rsidRDefault="00000000" w:rsidRPr="00000000" w14:paraId="0000002C">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Áreas mínimas</w:t>
      </w:r>
      <w:r w:rsidDel="00000000" w:rsidR="00000000" w:rsidRPr="00000000">
        <w:rPr>
          <w:rtl w:val="0"/>
        </w:rPr>
      </w:r>
    </w:p>
    <w:p w:rsidR="00000000" w:rsidDel="00000000" w:rsidP="00000000" w:rsidRDefault="00000000" w:rsidRPr="00000000" w14:paraId="0000002D">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Dimensiones</w:t>
      </w:r>
      <w:r w:rsidDel="00000000" w:rsidR="00000000" w:rsidRPr="00000000">
        <w:rPr>
          <w:rtl w:val="0"/>
        </w:rPr>
      </w:r>
    </w:p>
    <w:p w:rsidR="00000000" w:rsidDel="00000000" w:rsidP="00000000" w:rsidRDefault="00000000" w:rsidRPr="00000000" w14:paraId="0000002E">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Instalaciones</w:t>
      </w:r>
      <w:r w:rsidDel="00000000" w:rsidR="00000000" w:rsidRPr="00000000">
        <w:rPr>
          <w:rtl w:val="0"/>
        </w:rPr>
      </w:r>
    </w:p>
    <w:p w:rsidR="00000000" w:rsidDel="00000000" w:rsidP="00000000" w:rsidRDefault="00000000" w:rsidRPr="00000000" w14:paraId="0000002F">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Elección de materiales de construcción</w:t>
      </w:r>
      <w:r w:rsidDel="00000000" w:rsidR="00000000" w:rsidRPr="00000000">
        <w:rPr>
          <w:rtl w:val="0"/>
        </w:rPr>
      </w:r>
    </w:p>
    <w:p w:rsidR="00000000" w:rsidDel="00000000" w:rsidP="00000000" w:rsidRDefault="00000000" w:rsidRPr="00000000" w14:paraId="00000030">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Equipos empleados en explotaciones pecuarias</w:t>
      </w:r>
      <w:r w:rsidDel="00000000" w:rsidR="00000000" w:rsidRPr="00000000">
        <w:rPr>
          <w:rtl w:val="0"/>
        </w:rPr>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rtl w:val="0"/>
        </w:rPr>
        <w:t xml:space="preserve">Organización de recursos</w:t>
      </w:r>
      <w:r w:rsidDel="00000000" w:rsidR="00000000" w:rsidRPr="00000000">
        <w:rPr>
          <w:rtl w:val="0"/>
        </w:rPr>
      </w:r>
    </w:p>
    <w:p w:rsidR="00000000" w:rsidDel="00000000" w:rsidP="00000000" w:rsidRDefault="00000000" w:rsidRPr="00000000" w14:paraId="00000032">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Recursos técnicos</w:t>
      </w:r>
      <w:r w:rsidDel="00000000" w:rsidR="00000000" w:rsidRPr="00000000">
        <w:rPr>
          <w:rtl w:val="0"/>
        </w:rPr>
      </w:r>
    </w:p>
    <w:p w:rsidR="00000000" w:rsidDel="00000000" w:rsidP="00000000" w:rsidRDefault="00000000" w:rsidRPr="00000000" w14:paraId="00000033">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Recursos humanos</w:t>
      </w:r>
      <w:r w:rsidDel="00000000" w:rsidR="00000000" w:rsidRPr="00000000">
        <w:rPr>
          <w:rtl w:val="0"/>
        </w:rPr>
      </w:r>
    </w:p>
    <w:p w:rsidR="00000000" w:rsidDel="00000000" w:rsidP="00000000" w:rsidRDefault="00000000" w:rsidRPr="00000000" w14:paraId="00000034">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Recursos ambientales</w:t>
      </w:r>
      <w:r w:rsidDel="00000000" w:rsidR="00000000" w:rsidRPr="00000000">
        <w:rPr>
          <w:rtl w:val="0"/>
        </w:rPr>
      </w:r>
    </w:p>
    <w:p w:rsidR="00000000" w:rsidDel="00000000" w:rsidP="00000000" w:rsidRDefault="00000000" w:rsidRPr="00000000" w14:paraId="00000035">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Elaboración de cronogramas</w:t>
      </w:r>
      <w:r w:rsidDel="00000000" w:rsidR="00000000" w:rsidRPr="00000000">
        <w:rPr>
          <w:rtl w:val="0"/>
        </w:rPr>
      </w:r>
    </w:p>
    <w:p w:rsidR="00000000" w:rsidDel="00000000" w:rsidP="00000000" w:rsidRDefault="00000000" w:rsidRPr="00000000" w14:paraId="00000036">
      <w:pPr>
        <w:numPr>
          <w:ilvl w:val="0"/>
          <w:numId w:val="6"/>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rtl w:val="0"/>
        </w:rPr>
        <w:t xml:space="preserve">Mantenimiento de equipos e instalaciones</w:t>
      </w:r>
      <w:r w:rsidDel="00000000" w:rsidR="00000000" w:rsidRPr="00000000">
        <w:rPr>
          <w:rtl w:val="0"/>
        </w:rPr>
      </w:r>
    </w:p>
    <w:p w:rsidR="00000000" w:rsidDel="00000000" w:rsidP="00000000" w:rsidRDefault="00000000" w:rsidRPr="00000000" w14:paraId="00000037">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Manuales de operación de equipos</w:t>
      </w:r>
      <w:r w:rsidDel="00000000" w:rsidR="00000000" w:rsidRPr="00000000">
        <w:rPr>
          <w:rtl w:val="0"/>
        </w:rPr>
      </w:r>
    </w:p>
    <w:p w:rsidR="00000000" w:rsidDel="00000000" w:rsidP="00000000" w:rsidRDefault="00000000" w:rsidRPr="00000000" w14:paraId="00000038">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Protocolos de mantenimiento de equipos e instalaciones</w:t>
      </w:r>
      <w:r w:rsidDel="00000000" w:rsidR="00000000" w:rsidRPr="00000000">
        <w:rPr>
          <w:rtl w:val="0"/>
        </w:rPr>
      </w:r>
    </w:p>
    <w:p w:rsidR="00000000" w:rsidDel="00000000" w:rsidP="00000000" w:rsidRDefault="00000000" w:rsidRPr="00000000" w14:paraId="00000039">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Protocolos de desinfección</w:t>
      </w:r>
      <w:r w:rsidDel="00000000" w:rsidR="00000000" w:rsidRPr="00000000">
        <w:rPr>
          <w:rtl w:val="0"/>
        </w:rPr>
      </w:r>
    </w:p>
    <w:p w:rsidR="00000000" w:rsidDel="00000000" w:rsidP="00000000" w:rsidRDefault="00000000" w:rsidRPr="00000000" w14:paraId="0000003A">
      <w:pPr>
        <w:numPr>
          <w:ilvl w:val="1"/>
          <w:numId w:val="6"/>
        </w:numPr>
        <w:pBdr>
          <w:top w:space="0" w:sz="0" w:val="nil"/>
          <w:left w:space="0" w:sz="0" w:val="nil"/>
          <w:bottom w:space="0" w:sz="0" w:val="nil"/>
          <w:right w:space="0" w:sz="0" w:val="nil"/>
          <w:between w:space="0" w:sz="0" w:val="nil"/>
        </w:pBdr>
        <w:ind w:left="1069" w:hanging="360"/>
        <w:rPr/>
      </w:pPr>
      <w:r w:rsidDel="00000000" w:rsidR="00000000" w:rsidRPr="00000000">
        <w:rPr>
          <w:color w:val="000000"/>
          <w:rtl w:val="0"/>
        </w:rPr>
        <w:t xml:space="preserve">Manejo seguro de residuos</w:t>
      </w:r>
      <w:r w:rsidDel="00000000" w:rsidR="00000000" w:rsidRPr="00000000">
        <w:rPr>
          <w:rtl w:val="0"/>
        </w:rPr>
      </w:r>
    </w:p>
    <w:p w:rsidR="00000000" w:rsidDel="00000000" w:rsidP="00000000" w:rsidRDefault="00000000" w:rsidRPr="00000000" w14:paraId="0000003B">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Clasificación de residuos</w:t>
      </w:r>
      <w:r w:rsidDel="00000000" w:rsidR="00000000" w:rsidRPr="00000000">
        <w:rPr>
          <w:rtl w:val="0"/>
        </w:rPr>
      </w:r>
    </w:p>
    <w:p w:rsidR="00000000" w:rsidDel="00000000" w:rsidP="00000000" w:rsidRDefault="00000000" w:rsidRPr="00000000" w14:paraId="0000003C">
      <w:pPr>
        <w:numPr>
          <w:ilvl w:val="2"/>
          <w:numId w:val="6"/>
        </w:numPr>
        <w:pBdr>
          <w:top w:space="0" w:sz="0" w:val="nil"/>
          <w:left w:space="0" w:sz="0" w:val="nil"/>
          <w:bottom w:space="0" w:sz="0" w:val="nil"/>
          <w:right w:space="0" w:sz="0" w:val="nil"/>
          <w:between w:space="0" w:sz="0" w:val="nil"/>
        </w:pBdr>
        <w:ind w:left="2138" w:hanging="720"/>
        <w:rPr/>
      </w:pPr>
      <w:r w:rsidDel="00000000" w:rsidR="00000000" w:rsidRPr="00000000">
        <w:rPr>
          <w:color w:val="000000"/>
          <w:rtl w:val="0"/>
        </w:rPr>
        <w:t xml:space="preserve">Disposición final</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2138"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DESARROLLO DE CONTENIDOS.</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Introducción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El conocimiento previo de los procesos que conlleva la implementación de una explotación agropecuaria minimiza los riesgos, reduce los costos y contribuye a asegurar que el producto final cumpla con las exigencias del mercado en términos de calidad e inocuidad</w:t>
      </w:r>
      <w:sdt>
        <w:sdtPr>
          <w:tag w:val="goog_rdk_0"/>
        </w:sdtPr>
        <w:sdtContent>
          <w:commentRangeStart w:id="0"/>
        </w:sdtContent>
      </w:sdt>
      <w:r w:rsidDel="00000000" w:rsidR="00000000" w:rsidRPr="00000000">
        <w:rPr>
          <w:rtl w:val="0"/>
        </w:rPr>
        <w:t xml:space="preserve">. </w:t>
      </w:r>
    </w:p>
    <w:p w:rsidR="00000000" w:rsidDel="00000000" w:rsidP="00000000" w:rsidRDefault="00000000" w:rsidRPr="00000000" w14:paraId="00000044">
      <w:pPr>
        <w:rPr/>
      </w:pPr>
      <w:sdt>
        <w:sdtPr>
          <w:tag w:val="goog_rdk_1"/>
        </w:sdtPr>
        <w:sdtContent>
          <w:commentRangeStart w:id="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6486525" cy="1249045"/>
                <wp:effectExtent b="0" l="0" r="0" t="0"/>
                <wp:wrapTopAndBottom distB="0" distT="0"/>
                <wp:docPr id="632" name=""/>
                <a:graphic>
                  <a:graphicData uri="http://schemas.microsoft.com/office/word/2010/wordprocessingShape">
                    <wps:wsp>
                      <wps:cNvSpPr/>
                      <wps:cNvPr id="82" name="Shape 82"/>
                      <wps:spPr>
                        <a:xfrm>
                          <a:off x="2121788" y="3174528"/>
                          <a:ext cx="6448425" cy="12109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36"/>
                                <w:vertAlign w:val="baseline"/>
                              </w:rPr>
                              <w:t xml:space="preserve">DI_CF01_1_control_funcionamiento_unidad_pecuaria_Video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6486525" cy="1249045"/>
                <wp:effectExtent b="0" l="0" r="0" t="0"/>
                <wp:wrapTopAndBottom distB="0" distT="0"/>
                <wp:docPr id="632"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486525" cy="1249045"/>
                        </a:xfrm>
                        <a:prstGeom prst="rect"/>
                        <a:ln/>
                      </pic:spPr>
                    </pic:pic>
                  </a:graphicData>
                </a:graphic>
              </wp:anchor>
            </w:drawing>
          </mc:Fallback>
        </mc:AlternateContent>
      </w:r>
    </w:p>
    <w:p w:rsidR="00000000" w:rsidDel="00000000" w:rsidP="00000000" w:rsidRDefault="00000000" w:rsidRPr="00000000" w14:paraId="00000045">
      <w:pP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6">
      <w:pPr>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numPr>
          <w:ilvl w:val="1"/>
          <w:numId w:val="13"/>
        </w:numPr>
        <w:pBdr>
          <w:top w:space="0" w:sz="0" w:val="nil"/>
          <w:left w:space="0" w:sz="0" w:val="nil"/>
          <w:bottom w:space="0" w:sz="0" w:val="nil"/>
          <w:right w:space="0" w:sz="0" w:val="nil"/>
          <w:between w:space="0" w:sz="0" w:val="nil"/>
        </w:pBdr>
        <w:ind w:left="567" w:hanging="360"/>
        <w:rPr>
          <w:b w:val="1"/>
        </w:rPr>
      </w:pPr>
      <w:r w:rsidDel="00000000" w:rsidR="00000000" w:rsidRPr="00000000">
        <w:rPr>
          <w:b w:val="1"/>
          <w:color w:val="000000"/>
          <w:rtl w:val="0"/>
        </w:rPr>
        <w:t xml:space="preserve">Sistemas productivos pecuarios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567" w:firstLine="0"/>
        <w:rPr>
          <w:b w:val="1"/>
          <w:color w:val="000000"/>
        </w:rPr>
      </w:pPr>
      <w:r w:rsidDel="00000000" w:rsidR="00000000" w:rsidRPr="00000000">
        <w:rPr>
          <w:rtl w:val="0"/>
        </w:rPr>
      </w:r>
    </w:p>
    <w:p w:rsidR="00000000" w:rsidDel="00000000" w:rsidP="00000000" w:rsidRDefault="00000000" w:rsidRPr="00000000" w14:paraId="00000049">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Clasificación</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En el caso de la producción pecuaria son múltiples los factores que se deben analizar antes de cualquier emprendimiento, por lo que es necesario tomarse el tiempo suficiente para identificar el tipo de explotación, determinar los recursos necesarios y disponibles, conocer el tipo de instalaciones que se requieren y, sobre todo, hacer una programación detallada de las actividades que se llevarán a cabo al interior de la unidad pecuaria, con lo cual será posible darle un orden lógico al sistema, conseguir la productividad esperada y contribuir a la sostenibilidad del proyecto productivo.</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4D">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Características</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069" w:firstLine="0"/>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Para conseguir unidades pecuarias organizadas conforme a los parámetros técnicos es necesario implementar procesos acordes a la normatividad aplicable, definiendo los recursos disponibles y conociendo los procesos que conlleva la implementación de sistemas en diversos entornos rurales para controlar el funcionamiento de la unidad pecuaria, a continuación, se verán sus características.</w:t>
      </w:r>
    </w:p>
    <w:p w:rsidR="00000000" w:rsidDel="00000000" w:rsidP="00000000" w:rsidRDefault="00000000" w:rsidRPr="00000000" w14:paraId="00000050">
      <w:pPr>
        <w:jc w:val="both"/>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63500</wp:posOffset>
                </wp:positionV>
                <wp:extent cx="6305550" cy="1076325"/>
                <wp:effectExtent b="0" l="0" r="0" t="0"/>
                <wp:wrapNone/>
                <wp:docPr id="630" name=""/>
                <a:graphic>
                  <a:graphicData uri="http://schemas.microsoft.com/office/word/2010/wordprocessingShape">
                    <wps:wsp>
                      <wps:cNvSpPr/>
                      <wps:cNvPr id="80" name="Shape 80"/>
                      <wps:spPr>
                        <a:xfrm>
                          <a:off x="2212275" y="3260888"/>
                          <a:ext cx="6267450" cy="1038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DI_CF001_1A_Características_Tarjetas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63500</wp:posOffset>
                </wp:positionV>
                <wp:extent cx="6305550" cy="1076325"/>
                <wp:effectExtent b="0" l="0" r="0" t="0"/>
                <wp:wrapNone/>
                <wp:docPr id="63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305550" cy="1076325"/>
                        </a:xfrm>
                        <a:prstGeom prst="rect"/>
                        <a:ln/>
                      </pic:spPr>
                    </pic:pic>
                  </a:graphicData>
                </a:graphic>
              </wp:anchor>
            </w:drawing>
          </mc:Fallback>
        </mc:AlternateConten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Componentes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Los sistemas productivos pecuarios están integrados por diversos componentes que se deben articular de manera precisa para conseguir los resultados esperados en materia de rendimientos y calidad del producto final. En términos generales, los elementos que componen cualquier sistema productivo pecuario son la especie animal, el alimento, las instalaciones, los equipos y herramientas, las condiciones agroecológicas y el manejo. </w:t>
      </w:r>
    </w:p>
    <w:p w:rsidR="00000000" w:rsidDel="00000000" w:rsidP="00000000" w:rsidRDefault="00000000" w:rsidRPr="00000000" w14:paraId="0000005D">
      <w:pPr>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127000</wp:posOffset>
                </wp:positionV>
                <wp:extent cx="6356350" cy="1249045"/>
                <wp:effectExtent b="0" l="0" r="0" t="0"/>
                <wp:wrapTopAndBottom distB="0" distT="0"/>
                <wp:docPr id="636" name=""/>
                <a:graphic>
                  <a:graphicData uri="http://schemas.microsoft.com/office/word/2010/wordprocessingShape">
                    <wps:wsp>
                      <wps:cNvSpPr/>
                      <wps:cNvPr id="86" name="Shape 86"/>
                      <wps:spPr>
                        <a:xfrm>
                          <a:off x="2186875" y="3174528"/>
                          <a:ext cx="6318250" cy="12109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CF001_1B_Componentes_sistemas_pecuarios_Sliders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127000</wp:posOffset>
                </wp:positionV>
                <wp:extent cx="6356350" cy="1249045"/>
                <wp:effectExtent b="0" l="0" r="0" t="0"/>
                <wp:wrapTopAndBottom distB="0" distT="0"/>
                <wp:docPr id="636"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6356350" cy="1249045"/>
                        </a:xfrm>
                        <a:prstGeom prst="rect"/>
                        <a:ln/>
                      </pic:spPr>
                    </pic:pic>
                  </a:graphicData>
                </a:graphic>
              </wp:anchor>
            </w:drawing>
          </mc:Fallback>
        </mc:AlternateConten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Principales explotaciones pecuarias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Las explotaciones pecuarias son tan diversas como lo son las especies animales, pues son múltiples las iniciativas de crianza y beneficio que se han desarrollado en diferentes latitudes. Incluso algunas de ellas pueden resultar exóticas dependiendo del contexto en el que se desarrollen. No obstante, de acuerdo con su importancia económica y el volumen de la producción, en el ámbito nacional las principales explotaciones pecuarias podrían agruparse en las siguientes categorías:</w:t>
      </w:r>
      <w:sdt>
        <w:sdtPr>
          <w:tag w:val="goog_rdk_4"/>
        </w:sdtPr>
        <w:sdtContent>
          <w:commentRangeStart w:id="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914400</wp:posOffset>
                </wp:positionV>
                <wp:extent cx="6407150" cy="981710"/>
                <wp:effectExtent b="0" l="0" r="0" t="0"/>
                <wp:wrapTopAndBottom distB="0" distT="0"/>
                <wp:docPr id="634" name=""/>
                <a:graphic>
                  <a:graphicData uri="http://schemas.microsoft.com/office/word/2010/wordprocessingShape">
                    <wps:wsp>
                      <wps:cNvSpPr/>
                      <wps:cNvPr id="84" name="Shape 84"/>
                      <wps:spPr>
                        <a:xfrm>
                          <a:off x="2161475" y="3308195"/>
                          <a:ext cx="6369050" cy="94361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CF001_1C_Principales _explotaciones _pecuarias_infografía_Interac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914400</wp:posOffset>
                </wp:positionV>
                <wp:extent cx="6407150" cy="981710"/>
                <wp:effectExtent b="0" l="0" r="0" t="0"/>
                <wp:wrapTopAndBottom distB="0" distT="0"/>
                <wp:docPr id="634"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6407150" cy="981710"/>
                        </a:xfrm>
                        <a:prstGeom prst="rect"/>
                        <a:ln/>
                      </pic:spPr>
                    </pic:pic>
                  </a:graphicData>
                </a:graphic>
              </wp:anchor>
            </w:drawing>
          </mc:Fallback>
        </mc:AlternateContent>
      </w:r>
    </w:p>
    <w:p w:rsidR="00000000" w:rsidDel="00000000" w:rsidP="00000000" w:rsidRDefault="00000000" w:rsidRPr="00000000" w14:paraId="00000066">
      <w:pPr>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Aplicabilidad de los registros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Los registros son muy útiles para evaluar y monitorear la situación ambiental del agroecosistema, entre otras aplicaciones:</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Sirven como historial ambiental del agroecosistema.</w:t>
      </w:r>
      <w:r w:rsidDel="00000000" w:rsidR="00000000" w:rsidRPr="00000000">
        <w:rPr>
          <w:rtl w:val="0"/>
        </w:rPr>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Permite medir el impacto positivo o negativo de las prácticas de manejo ecológico o agroecológico, o el avance del agroecosistema cuando se avanza en un proceso de reconversión o transición. </w:t>
      </w:r>
      <w:r w:rsidDel="00000000" w:rsidR="00000000" w:rsidRPr="00000000">
        <w:rPr>
          <w:rtl w:val="0"/>
        </w:rPr>
      </w:r>
    </w:p>
    <w:p w:rsidR="00000000" w:rsidDel="00000000" w:rsidP="00000000" w:rsidRDefault="00000000" w:rsidRPr="00000000" w14:paraId="0000006E">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Permiten observar cambios bruscos en el agroecosistema y analizar la fuente del problema. Por ejemplo: un descenso en la población de abejas puede indicar alguna fuente de contaminación con agroquímicos. </w:t>
      </w:r>
      <w:r w:rsidDel="00000000" w:rsidR="00000000" w:rsidRPr="00000000">
        <w:rPr>
          <w:rtl w:val="0"/>
        </w:rPr>
      </w:r>
    </w:p>
    <w:p w:rsidR="00000000" w:rsidDel="00000000" w:rsidP="00000000" w:rsidRDefault="00000000" w:rsidRPr="00000000" w14:paraId="0000006F">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Son documentos válidos tenidos en cuenta en procesos de certificación ecológica o de esquemas de sostenibilidad. </w:t>
      </w:r>
      <w:r w:rsidDel="00000000" w:rsidR="00000000" w:rsidRPr="00000000">
        <w:rPr>
          <w:rtl w:val="0"/>
        </w:rPr>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Sirven para comparar el agroecosistema con otros aledaños.</w:t>
      </w:r>
      <w:r w:rsidDel="00000000" w:rsidR="00000000" w:rsidRPr="00000000">
        <w:rPr>
          <w:rtl w:val="0"/>
        </w:rPr>
      </w:r>
    </w:p>
    <w:p w:rsidR="00000000" w:rsidDel="00000000" w:rsidP="00000000" w:rsidRDefault="00000000" w:rsidRPr="00000000" w14:paraId="00000071">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Son evidencias útiles para procesos pedagógicos o de investigación. </w:t>
      </w:r>
      <w:r w:rsidDel="00000000" w:rsidR="00000000" w:rsidRPr="00000000">
        <w:rPr>
          <w:rtl w:val="0"/>
        </w:rPr>
      </w:r>
    </w:p>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Son un insumo esencial para graficar y procesar la información ambiental del agroecosistema, y en general del plan de manejo aplicado.</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Parámetros productivos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Dependiendo de lo que se quiera medir al interior de la explotación pecuaria se pueden identificar y cuantificar cuantos parámetros productivos se consideren necesarios, para lo cual es necesario diseñar y diligenciar registros que permitan hacer un seguimiento detallado del comportamiento de estos importantes indicadores.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78">
      <w:pPr>
        <w:rPr>
          <w:color w:val="ffffff"/>
        </w:rPr>
      </w:pP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851650" cy="1204595"/>
                <wp:effectExtent b="0" l="0" r="0" t="0"/>
                <wp:wrapTopAndBottom distB="0" distT="0"/>
                <wp:docPr id="627" name=""/>
                <a:graphic>
                  <a:graphicData uri="http://schemas.microsoft.com/office/word/2010/wordprocessingShape">
                    <wps:wsp>
                      <wps:cNvSpPr/>
                      <wps:cNvPr id="77" name="Shape 77"/>
                      <wps:spPr>
                        <a:xfrm>
                          <a:off x="1939225" y="3196753"/>
                          <a:ext cx="6813550" cy="11664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 CF001_1D_Parámetros_Productivos _Pestañas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851650" cy="1204595"/>
                <wp:effectExtent b="0" l="0" r="0" t="0"/>
                <wp:wrapTopAndBottom distB="0" distT="0"/>
                <wp:docPr id="62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6851650" cy="1204595"/>
                        </a:xfrm>
                        <a:prstGeom prst="rect"/>
                        <a:ln/>
                      </pic:spPr>
                    </pic:pic>
                  </a:graphicData>
                </a:graphic>
              </wp:anchor>
            </w:drawing>
          </mc:Fallback>
        </mc:AlternateContent>
      </w:r>
    </w:p>
    <w:p w:rsidR="00000000" w:rsidDel="00000000" w:rsidP="00000000" w:rsidRDefault="00000000" w:rsidRPr="00000000" w14:paraId="00000079">
      <w:pPr>
        <w:numPr>
          <w:ilvl w:val="1"/>
          <w:numId w:val="2"/>
        </w:numPr>
        <w:pBdr>
          <w:top w:space="0" w:sz="0" w:val="nil"/>
          <w:left w:space="0" w:sz="0" w:val="nil"/>
          <w:bottom w:space="0" w:sz="0" w:val="nil"/>
          <w:right w:space="0" w:sz="0" w:val="nil"/>
          <w:between w:space="0" w:sz="0" w:val="nil"/>
        </w:pBdr>
        <w:ind w:left="1069" w:hanging="360"/>
        <w:rPr>
          <w:b w:val="1"/>
        </w:rPr>
      </w:pPr>
      <w:r w:rsidDel="00000000" w:rsidR="00000000" w:rsidRPr="00000000">
        <w:rPr>
          <w:b w:val="1"/>
          <w:color w:val="000000"/>
          <w:rtl w:val="0"/>
        </w:rPr>
        <w:t xml:space="preserve">Buenas prácticas pecuarias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Las buenas prácticas agrícolas y las buenas prácticas pecuarias son acciones encaminadas a la reducción de riesgos de deterioro del medio ambiente y de la contaminación cruzada de los productos agropecuarios; a través de prácticas de manejo la higiénicas y seguras por parte de los trabajadores, contando con los elementos necesarios para tener procesos productivos donde se conserven los productos inocuos y saludables.</w:t>
      </w:r>
    </w:p>
    <w:p w:rsidR="00000000" w:rsidDel="00000000" w:rsidP="00000000" w:rsidRDefault="00000000" w:rsidRPr="00000000" w14:paraId="0000007C">
      <w:pPr>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826250" cy="916940"/>
                <wp:effectExtent b="0" l="0" r="0" t="0"/>
                <wp:wrapTopAndBottom distB="0" distT="0"/>
                <wp:docPr id="626" name=""/>
                <a:graphic>
                  <a:graphicData uri="http://schemas.microsoft.com/office/word/2010/wordprocessingShape">
                    <wps:wsp>
                      <wps:cNvSpPr/>
                      <wps:cNvPr id="76" name="Shape 76"/>
                      <wps:spPr>
                        <a:xfrm>
                          <a:off x="1951925" y="3340580"/>
                          <a:ext cx="6788150" cy="87884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CF001_1E_Buenas_Prácticas_Pecuarias_Pestañas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826250" cy="916940"/>
                <wp:effectExtent b="0" l="0" r="0" t="0"/>
                <wp:wrapTopAndBottom distB="0" distT="0"/>
                <wp:docPr id="626"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6826250" cy="916940"/>
                        </a:xfrm>
                        <a:prstGeom prst="rect"/>
                        <a:ln/>
                      </pic:spPr>
                    </pic:pic>
                  </a:graphicData>
                </a:graphic>
              </wp:anchor>
            </w:drawing>
          </mc:Fallback>
        </mc:AlternateContent>
      </w:r>
    </w:p>
    <w:p w:rsidR="00000000" w:rsidDel="00000000" w:rsidP="00000000" w:rsidRDefault="00000000" w:rsidRPr="00000000" w14:paraId="0000007D">
      <w:pPr>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2.</w:t>
        <w:tab/>
        <w:t xml:space="preserve">Aspectos normativos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Los aspectos normativos relacionados con la producción pecuaria son aquellos que regulan la forma en la que se deben desarrollar las actividades productivas desde el punto de vista legal para controlar el funcionamiento de la unidad pecuaria</w:t>
      </w:r>
      <w:sdt>
        <w:sdtPr>
          <w:tag w:val="goog_rdk_7"/>
        </w:sdtPr>
        <w:sdtContent>
          <w:commentRangeStart w:id="7"/>
        </w:sdtContent>
      </w:sdt>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commentRangeEnd w:id="7"/>
      <w:r w:rsidDel="00000000" w:rsidR="00000000" w:rsidRPr="00000000">
        <w:commentReference w:id="7"/>
      </w:r>
      <w:sdt>
        <w:sdtPr>
          <w:tag w:val="goog_rdk_8"/>
        </w:sdtPr>
        <w:sdtContent>
          <w:commentRangeStart w:id="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69100" cy="1249045"/>
                <wp:effectExtent b="0" l="0" r="0" t="0"/>
                <wp:wrapTopAndBottom distB="0" distT="0"/>
                <wp:docPr id="629" name=""/>
                <a:graphic>
                  <a:graphicData uri="http://schemas.microsoft.com/office/word/2010/wordprocessingShape">
                    <wps:wsp>
                      <wps:cNvSpPr/>
                      <wps:cNvPr id="79" name="Shape 79"/>
                      <wps:spPr>
                        <a:xfrm>
                          <a:off x="1980500" y="3174528"/>
                          <a:ext cx="6731000" cy="12109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 CF001_2A_Aspectos_Normativos_Video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69100" cy="1249045"/>
                <wp:effectExtent b="0" l="0" r="0" t="0"/>
                <wp:wrapTopAndBottom distB="0" distT="0"/>
                <wp:docPr id="629"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6769100" cy="1249045"/>
                        </a:xfrm>
                        <a:prstGeom prst="rect"/>
                        <a:ln/>
                      </pic:spPr>
                    </pic:pic>
                  </a:graphicData>
                </a:graphic>
              </wp:anchor>
            </w:drawing>
          </mc:Fallback>
        </mc:AlternateContent>
      </w:r>
    </w:p>
    <w:p w:rsidR="00000000" w:rsidDel="00000000" w:rsidP="00000000" w:rsidRDefault="00000000" w:rsidRPr="00000000" w14:paraId="00000084">
      <w:pPr>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t xml:space="preserve">2.1.</w:t>
      </w:r>
      <w:r w:rsidDel="00000000" w:rsidR="00000000" w:rsidRPr="00000000">
        <w:rPr>
          <w:b w:val="1"/>
          <w:rtl w:val="0"/>
        </w:rPr>
        <w:tab/>
        <w:t xml:space="preserve">Salud y seguridad en el trabajo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Principales aspectos que se deben tener en cuenta respecto a la gestión integral de la salud y la seguridad en el trabajo. Parte del trabajo relacionado con la salud y la seguridad en el trabajo se relaciona con la identificación de los riesgos que conlleva cada una de las actividades realizadas. Es así como se definen diferentes tipos de riesgos, dependiendo de sus causas.</w:t>
      </w:r>
    </w:p>
    <w:p w:rsidR="00000000" w:rsidDel="00000000" w:rsidP="00000000" w:rsidRDefault="00000000" w:rsidRPr="00000000" w14:paraId="0000008A">
      <w:pPr>
        <w:rPr/>
      </w:pPr>
      <w:sdt>
        <w:sdtPr>
          <w:tag w:val="goog_rdk_9"/>
        </w:sdtPr>
        <w:sdtContent>
          <w:commentRangeStart w:id="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654800" cy="1051560"/>
                <wp:effectExtent b="0" l="0" r="0" t="0"/>
                <wp:wrapTopAndBottom distB="0" distT="0"/>
                <wp:docPr id="628" name=""/>
                <a:graphic>
                  <a:graphicData uri="http://schemas.microsoft.com/office/word/2010/wordprocessingShape">
                    <wps:wsp>
                      <wps:cNvSpPr/>
                      <wps:cNvPr id="78" name="Shape 78"/>
                      <wps:spPr>
                        <a:xfrm>
                          <a:off x="2037650" y="3272977"/>
                          <a:ext cx="6616700" cy="1014046"/>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CF001_2B_Salud_Seguridad_Trabajo_infografía_Interac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654800" cy="1051560"/>
                <wp:effectExtent b="0" l="0" r="0" t="0"/>
                <wp:wrapTopAndBottom distB="0" distT="0"/>
                <wp:docPr id="628"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6654800" cy="1051560"/>
                        </a:xfrm>
                        <a:prstGeom prst="rect"/>
                        <a:ln/>
                      </pic:spPr>
                    </pic:pic>
                  </a:graphicData>
                </a:graphic>
              </wp:anchor>
            </w:drawing>
          </mc:Fallback>
        </mc:AlternateContent>
      </w:r>
    </w:p>
    <w:p w:rsidR="00000000" w:rsidDel="00000000" w:rsidP="00000000" w:rsidRDefault="00000000" w:rsidRPr="00000000" w14:paraId="0000008B">
      <w:pPr>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2.2.</w:t>
        <w:tab/>
        <w:t xml:space="preserve">Manejo ambiental</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Uno de los principios de la nueva forma de desarrollar explotaciones pecuarias es la protección de los recursos naturales y la sostenibilidad ambiental, por lo que este es un tema transversal a todas las actividades que tienen lugar en la unidad productiva. Dentro del manejo ambiental existen elementos fundamentales sobre los cuales se desarrolla todo el ejercicio, por lo que dentro de la planificación de las actividades es importante definir cómo se abordarán y qué recursos serán necesarios para poderlos implementar. Afortunadamente, respecto al tema ambiental existe una normativa aplicable que ordena estas actividades y las integra al sistema productivo.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bookmarkStart w:colFirst="0" w:colLast="0" w:name="_heading=h.1fob9te" w:id="2"/>
      <w:bookmarkEnd w:id="2"/>
      <w:r w:rsidDel="00000000" w:rsidR="00000000" w:rsidRPr="00000000">
        <w:rPr>
          <w:b w:val="1"/>
          <w:rtl w:val="0"/>
        </w:rPr>
        <w:t xml:space="preserve">Tabla 1 </w:t>
      </w:r>
    </w:p>
    <w:p w:rsidR="00000000" w:rsidDel="00000000" w:rsidP="00000000" w:rsidRDefault="00000000" w:rsidRPr="00000000" w14:paraId="00000093">
      <w:pPr>
        <w:rPr>
          <w:i w:val="1"/>
        </w:rPr>
      </w:pPr>
      <w:bookmarkStart w:colFirst="0" w:colLast="0" w:name="_heading=h.w6i5k38njll2" w:id="3"/>
      <w:bookmarkEnd w:id="3"/>
      <w:r w:rsidDel="00000000" w:rsidR="00000000" w:rsidRPr="00000000">
        <w:rPr>
          <w:i w:val="1"/>
          <w:rtl w:val="0"/>
        </w:rPr>
        <w:t xml:space="preserve">Marco normativo aspectos ambientales</w:t>
      </w:r>
    </w:p>
    <w:p w:rsidR="00000000" w:rsidDel="00000000" w:rsidP="00000000" w:rsidRDefault="00000000" w:rsidRPr="00000000" w14:paraId="00000094">
      <w:pPr>
        <w:rPr/>
      </w:pPr>
      <w:sdt>
        <w:sdtPr>
          <w:tag w:val="goog_rdk_10"/>
        </w:sdtPr>
        <w:sdtContent>
          <w:commentRangeStart w:id="10"/>
        </w:sdtContent>
      </w:sdt>
      <w:r w:rsidDel="00000000" w:rsidR="00000000" w:rsidRPr="00000000">
        <w:rPr>
          <w:rtl w:val="0"/>
        </w:rPr>
      </w:r>
    </w:p>
    <w:tbl>
      <w:tblPr>
        <w:tblStyle w:val="Table5"/>
        <w:tblW w:w="9879.0" w:type="dxa"/>
        <w:jc w:val="left"/>
        <w:tblInd w:w="0.0" w:type="dxa"/>
        <w:tblLayout w:type="fixed"/>
        <w:tblLook w:val="0400"/>
      </w:tblPr>
      <w:tblGrid>
        <w:gridCol w:w="3539"/>
        <w:gridCol w:w="6340"/>
        <w:tblGridChange w:id="0">
          <w:tblGrid>
            <w:gridCol w:w="3539"/>
            <w:gridCol w:w="63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spacing w:line="276" w:lineRule="auto"/>
              <w:jc w:val="center"/>
              <w:rPr>
                <w:sz w:val="20"/>
                <w:szCs w:val="20"/>
              </w:rPr>
            </w:pPr>
            <w:r w:rsidDel="00000000" w:rsidR="00000000" w:rsidRPr="00000000">
              <w:rPr>
                <w:sz w:val="20"/>
                <w:szCs w:val="20"/>
                <w:rtl w:val="0"/>
              </w:rPr>
              <w:t xml:space="preserve">NORMA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6">
            <w:pPr>
              <w:spacing w:line="276" w:lineRule="auto"/>
              <w:jc w:val="center"/>
              <w:rPr>
                <w:sz w:val="20"/>
                <w:szCs w:val="20"/>
              </w:rPr>
            </w:pPr>
            <w:r w:rsidDel="00000000" w:rsidR="00000000" w:rsidRPr="00000000">
              <w:rPr>
                <w:sz w:val="20"/>
                <w:szCs w:val="20"/>
                <w:rtl w:val="0"/>
              </w:rPr>
              <w:t xml:space="preserve">ALCANCE</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7">
            <w:pPr>
              <w:spacing w:line="276" w:lineRule="auto"/>
              <w:rPr>
                <w:sz w:val="20"/>
                <w:szCs w:val="20"/>
              </w:rPr>
            </w:pPr>
            <w:r w:rsidDel="00000000" w:rsidR="00000000" w:rsidRPr="00000000">
              <w:rPr>
                <w:sz w:val="20"/>
                <w:szCs w:val="20"/>
                <w:rtl w:val="0"/>
              </w:rPr>
              <w:t xml:space="preserve">Resolución 1476 septiembre 10 de 1976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line="276" w:lineRule="auto"/>
              <w:rPr>
                <w:b w:val="0"/>
                <w:sz w:val="20"/>
                <w:szCs w:val="20"/>
              </w:rPr>
            </w:pPr>
            <w:r w:rsidDel="00000000" w:rsidR="00000000" w:rsidRPr="00000000">
              <w:rPr>
                <w:b w:val="0"/>
                <w:sz w:val="20"/>
                <w:szCs w:val="20"/>
                <w:rtl w:val="0"/>
              </w:rPr>
              <w:t xml:space="preserve">Reglamenta la Resolución 261 de 1975, sobre el control de la salmonelosis en las aves de corral. </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spacing w:line="276" w:lineRule="auto"/>
              <w:rPr>
                <w:sz w:val="20"/>
                <w:szCs w:val="20"/>
              </w:rPr>
            </w:pPr>
            <w:r w:rsidDel="00000000" w:rsidR="00000000" w:rsidRPr="00000000">
              <w:rPr>
                <w:sz w:val="20"/>
                <w:szCs w:val="20"/>
                <w:rtl w:val="0"/>
              </w:rPr>
              <w:t xml:space="preserve">Resolución 1056 del 17 de abril de 1996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spacing w:line="276" w:lineRule="auto"/>
              <w:rPr>
                <w:b w:val="0"/>
                <w:sz w:val="20"/>
                <w:szCs w:val="20"/>
              </w:rPr>
            </w:pPr>
            <w:r w:rsidDel="00000000" w:rsidR="00000000" w:rsidRPr="00000000">
              <w:rPr>
                <w:b w:val="0"/>
                <w:sz w:val="20"/>
                <w:szCs w:val="20"/>
                <w:rtl w:val="0"/>
              </w:rPr>
              <w:t xml:space="preserve">Control técnico de los insumos pecuario y se derogan las Resoluciones 710 de 1981, 2218 de 1980 y 444 de 1993.</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B">
            <w:pPr>
              <w:spacing w:line="276" w:lineRule="auto"/>
              <w:rPr>
                <w:sz w:val="20"/>
                <w:szCs w:val="20"/>
              </w:rPr>
            </w:pPr>
            <w:r w:rsidDel="00000000" w:rsidR="00000000" w:rsidRPr="00000000">
              <w:rPr>
                <w:sz w:val="20"/>
                <w:szCs w:val="20"/>
                <w:rtl w:val="0"/>
              </w:rPr>
              <w:t xml:space="preserve">Resolución 1698 del 27 de junio de 2000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C">
            <w:pPr>
              <w:spacing w:line="276" w:lineRule="auto"/>
              <w:rPr>
                <w:b w:val="0"/>
                <w:sz w:val="20"/>
                <w:szCs w:val="20"/>
              </w:rPr>
            </w:pPr>
            <w:r w:rsidDel="00000000" w:rsidR="00000000" w:rsidRPr="00000000">
              <w:rPr>
                <w:b w:val="0"/>
                <w:sz w:val="20"/>
                <w:szCs w:val="20"/>
                <w:rtl w:val="0"/>
              </w:rPr>
              <w:t xml:space="preserve">Disposiciones sobre productores de alimentos para animales con destino al autoconsumo. </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D">
            <w:pPr>
              <w:spacing w:line="276" w:lineRule="auto"/>
              <w:rPr>
                <w:sz w:val="20"/>
                <w:szCs w:val="20"/>
              </w:rPr>
            </w:pPr>
            <w:r w:rsidDel="00000000" w:rsidR="00000000" w:rsidRPr="00000000">
              <w:rPr>
                <w:sz w:val="20"/>
                <w:szCs w:val="20"/>
                <w:rtl w:val="0"/>
              </w:rPr>
              <w:t xml:space="preserve">Resolución 150 del 21 de enero de 2003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line="276" w:lineRule="auto"/>
              <w:rPr>
                <w:b w:val="0"/>
                <w:sz w:val="20"/>
                <w:szCs w:val="20"/>
              </w:rPr>
            </w:pPr>
            <w:r w:rsidDel="00000000" w:rsidR="00000000" w:rsidRPr="00000000">
              <w:rPr>
                <w:b w:val="0"/>
                <w:sz w:val="20"/>
                <w:szCs w:val="20"/>
                <w:rtl w:val="0"/>
              </w:rPr>
              <w:t xml:space="preserve">Adopta el reglamento técnico de fertilizantes y acondicionadores de suelos para Colombia.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F">
            <w:pPr>
              <w:spacing w:line="276" w:lineRule="auto"/>
              <w:rPr>
                <w:sz w:val="20"/>
                <w:szCs w:val="20"/>
              </w:rPr>
            </w:pPr>
            <w:r w:rsidDel="00000000" w:rsidR="00000000" w:rsidRPr="00000000">
              <w:rPr>
                <w:sz w:val="20"/>
                <w:szCs w:val="20"/>
                <w:rtl w:val="0"/>
              </w:rPr>
              <w:t xml:space="preserve">Resolución 968 del 10 de marzo de 2010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line="276" w:lineRule="auto"/>
              <w:rPr>
                <w:b w:val="0"/>
                <w:sz w:val="20"/>
                <w:szCs w:val="20"/>
              </w:rPr>
            </w:pPr>
            <w:r w:rsidDel="00000000" w:rsidR="00000000" w:rsidRPr="00000000">
              <w:rPr>
                <w:b w:val="0"/>
                <w:sz w:val="20"/>
                <w:szCs w:val="20"/>
                <w:rtl w:val="0"/>
              </w:rPr>
              <w:t xml:space="preserve">Modifica la Resolución 150 de 2003.</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1">
            <w:pPr>
              <w:spacing w:line="276" w:lineRule="auto"/>
              <w:rPr>
                <w:sz w:val="20"/>
                <w:szCs w:val="20"/>
              </w:rPr>
            </w:pPr>
            <w:r w:rsidDel="00000000" w:rsidR="00000000" w:rsidRPr="00000000">
              <w:rPr>
                <w:sz w:val="20"/>
                <w:szCs w:val="20"/>
                <w:rtl w:val="0"/>
              </w:rPr>
              <w:t xml:space="preserve">Ley 1255 del 28 de noviembre de 2008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2">
            <w:pPr>
              <w:spacing w:line="276" w:lineRule="auto"/>
              <w:rPr>
                <w:b w:val="0"/>
                <w:sz w:val="20"/>
                <w:szCs w:val="20"/>
              </w:rPr>
            </w:pPr>
            <w:r w:rsidDel="00000000" w:rsidR="00000000" w:rsidRPr="00000000">
              <w:rPr>
                <w:b w:val="0"/>
                <w:sz w:val="20"/>
                <w:szCs w:val="20"/>
                <w:rtl w:val="0"/>
              </w:rPr>
              <w:t xml:space="preserve">Creación de un programa que preserve el estado sanitario de país libre de influenza aviar, así como el control y erradicación de la enfermedad Newcastle en el territorio nacional.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3">
            <w:pPr>
              <w:spacing w:line="276" w:lineRule="auto"/>
              <w:rPr>
                <w:sz w:val="20"/>
                <w:szCs w:val="20"/>
              </w:rPr>
            </w:pPr>
            <w:r w:rsidDel="00000000" w:rsidR="00000000" w:rsidRPr="00000000">
              <w:rPr>
                <w:sz w:val="20"/>
                <w:szCs w:val="20"/>
                <w:rtl w:val="0"/>
              </w:rPr>
              <w:t xml:space="preserve">Resolución 587 del 27 de diciembre de 1973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line="276" w:lineRule="auto"/>
              <w:rPr>
                <w:b w:val="0"/>
                <w:sz w:val="20"/>
                <w:szCs w:val="20"/>
              </w:rPr>
            </w:pPr>
            <w:r w:rsidDel="00000000" w:rsidR="00000000" w:rsidRPr="00000000">
              <w:rPr>
                <w:b w:val="0"/>
                <w:sz w:val="20"/>
                <w:szCs w:val="20"/>
                <w:rtl w:val="0"/>
              </w:rPr>
              <w:t xml:space="preserve">Medidas para el control de la enfermedad de Mark en las aves de corral.</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5">
            <w:pPr>
              <w:spacing w:line="276" w:lineRule="auto"/>
              <w:rPr>
                <w:sz w:val="20"/>
                <w:szCs w:val="20"/>
              </w:rPr>
            </w:pPr>
            <w:r w:rsidDel="00000000" w:rsidR="00000000" w:rsidRPr="00000000">
              <w:rPr>
                <w:sz w:val="20"/>
                <w:szCs w:val="20"/>
                <w:rtl w:val="0"/>
              </w:rPr>
              <w:t xml:space="preserve">Resolución 1937 del 22 de julio de 2003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6">
            <w:pPr>
              <w:spacing w:line="276" w:lineRule="auto"/>
              <w:rPr>
                <w:b w:val="0"/>
                <w:sz w:val="20"/>
                <w:szCs w:val="20"/>
              </w:rPr>
            </w:pPr>
            <w:r w:rsidDel="00000000" w:rsidR="00000000" w:rsidRPr="00000000">
              <w:rPr>
                <w:b w:val="0"/>
                <w:sz w:val="20"/>
                <w:szCs w:val="20"/>
                <w:rtl w:val="0"/>
              </w:rPr>
              <w:t xml:space="preserve">Medidas sanitarias para la prevención y control de la enfermedad Newcastle en el territorio nacional.</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7">
            <w:pPr>
              <w:spacing w:line="276" w:lineRule="auto"/>
              <w:rPr>
                <w:sz w:val="20"/>
                <w:szCs w:val="20"/>
              </w:rPr>
            </w:pPr>
            <w:r w:rsidDel="00000000" w:rsidR="00000000" w:rsidRPr="00000000">
              <w:rPr>
                <w:sz w:val="20"/>
                <w:szCs w:val="20"/>
                <w:rtl w:val="0"/>
              </w:rPr>
              <w:t xml:space="preserve">Resolución 375 del 27 de febrero de 2004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8">
            <w:pPr>
              <w:spacing w:line="276" w:lineRule="auto"/>
              <w:rPr>
                <w:b w:val="0"/>
                <w:sz w:val="20"/>
                <w:szCs w:val="20"/>
              </w:rPr>
            </w:pPr>
            <w:r w:rsidDel="00000000" w:rsidR="00000000" w:rsidRPr="00000000">
              <w:rPr>
                <w:b w:val="0"/>
                <w:sz w:val="20"/>
                <w:szCs w:val="20"/>
                <w:rtl w:val="0"/>
              </w:rPr>
              <w:t xml:space="preserve">Disposiciones sobre Registro y Control de los Bioinsumos y Extractos Vegetales de uso agrícola en Colombia.</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9">
            <w:pPr>
              <w:spacing w:line="276" w:lineRule="auto"/>
              <w:rPr>
                <w:sz w:val="20"/>
                <w:szCs w:val="20"/>
              </w:rPr>
            </w:pPr>
            <w:r w:rsidDel="00000000" w:rsidR="00000000" w:rsidRPr="00000000">
              <w:rPr>
                <w:sz w:val="20"/>
                <w:szCs w:val="20"/>
                <w:rtl w:val="0"/>
              </w:rPr>
              <w:t xml:space="preserve">Resolución 2896 del 10 de octubre de 2005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spacing w:line="276" w:lineRule="auto"/>
              <w:rPr>
                <w:b w:val="0"/>
                <w:sz w:val="20"/>
                <w:szCs w:val="20"/>
              </w:rPr>
            </w:pPr>
            <w:r w:rsidDel="00000000" w:rsidR="00000000" w:rsidRPr="00000000">
              <w:rPr>
                <w:b w:val="0"/>
                <w:sz w:val="20"/>
                <w:szCs w:val="20"/>
                <w:rtl w:val="0"/>
              </w:rPr>
              <w:t xml:space="preserve">Disposiciones sanitarias para la construcción de nuevas granjas avícolas en el territorio nacional.</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B">
            <w:pPr>
              <w:spacing w:line="276" w:lineRule="auto"/>
              <w:rPr>
                <w:sz w:val="20"/>
                <w:szCs w:val="20"/>
              </w:rPr>
            </w:pPr>
            <w:r w:rsidDel="00000000" w:rsidR="00000000" w:rsidRPr="00000000">
              <w:rPr>
                <w:sz w:val="20"/>
                <w:szCs w:val="20"/>
                <w:rtl w:val="0"/>
              </w:rPr>
              <w:t xml:space="preserve">Resolución 3654 del 28 de septiembre de 2009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C">
            <w:pPr>
              <w:spacing w:line="276" w:lineRule="auto"/>
              <w:rPr>
                <w:b w:val="0"/>
                <w:sz w:val="20"/>
                <w:szCs w:val="20"/>
              </w:rPr>
            </w:pPr>
            <w:r w:rsidDel="00000000" w:rsidR="00000000" w:rsidRPr="00000000">
              <w:rPr>
                <w:b w:val="0"/>
                <w:sz w:val="20"/>
                <w:szCs w:val="20"/>
                <w:rtl w:val="0"/>
              </w:rPr>
              <w:t xml:space="preserve">Adopción del programa para el control y erradicación de la enfermedad Newcastle en el territorio nacional.</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D">
            <w:pPr>
              <w:spacing w:line="276" w:lineRule="auto"/>
              <w:rPr>
                <w:sz w:val="20"/>
                <w:szCs w:val="20"/>
              </w:rPr>
            </w:pPr>
            <w:r w:rsidDel="00000000" w:rsidR="00000000" w:rsidRPr="00000000">
              <w:rPr>
                <w:sz w:val="20"/>
                <w:szCs w:val="20"/>
                <w:rtl w:val="0"/>
              </w:rPr>
              <w:t xml:space="preserve">Resolución 1183 del 25 de marzo de 2010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E">
            <w:pPr>
              <w:spacing w:line="276" w:lineRule="auto"/>
              <w:rPr>
                <w:b w:val="0"/>
                <w:sz w:val="20"/>
                <w:szCs w:val="20"/>
              </w:rPr>
            </w:pPr>
            <w:r w:rsidDel="00000000" w:rsidR="00000000" w:rsidRPr="00000000">
              <w:rPr>
                <w:b w:val="0"/>
                <w:sz w:val="20"/>
                <w:szCs w:val="20"/>
                <w:rtl w:val="0"/>
              </w:rPr>
              <w:t xml:space="preserve">Condiciones de Bioseguridad que se deben cumplir las granjas avícolas comerciales en el país para su certificación.</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F">
            <w:pPr>
              <w:spacing w:line="276" w:lineRule="auto"/>
              <w:rPr>
                <w:sz w:val="20"/>
                <w:szCs w:val="20"/>
              </w:rPr>
            </w:pPr>
            <w:r w:rsidDel="00000000" w:rsidR="00000000" w:rsidRPr="00000000">
              <w:rPr>
                <w:sz w:val="20"/>
                <w:szCs w:val="20"/>
                <w:rtl w:val="0"/>
              </w:rPr>
              <w:t xml:space="preserve">Resolución 4287 del 21 de noviembre de 2007 del Ministerio de la Protección Social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line="276" w:lineRule="auto"/>
              <w:rPr>
                <w:b w:val="0"/>
                <w:sz w:val="20"/>
                <w:szCs w:val="20"/>
              </w:rPr>
            </w:pPr>
            <w:r w:rsidDel="00000000" w:rsidR="00000000" w:rsidRPr="00000000">
              <w:rPr>
                <w:b w:val="0"/>
                <w:sz w:val="20"/>
                <w:szCs w:val="20"/>
                <w:rtl w:val="0"/>
              </w:rPr>
              <w:t xml:space="preserve">Reglamento técnico sobre los requisitos sanitarios y de inocuidad de la carne y productos cárnicos comestibles de las aves de corral. </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Decreto 1500 del 4 de mayo de 2007 del Ministerio de la Protección Social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2">
            <w:pPr>
              <w:spacing w:line="276" w:lineRule="auto"/>
              <w:rPr>
                <w:b w:val="0"/>
                <w:sz w:val="20"/>
                <w:szCs w:val="20"/>
              </w:rPr>
            </w:pPr>
            <w:r w:rsidDel="00000000" w:rsidR="00000000" w:rsidRPr="00000000">
              <w:rPr>
                <w:b w:val="0"/>
                <w:sz w:val="20"/>
                <w:szCs w:val="20"/>
                <w:rtl w:val="0"/>
              </w:rPr>
              <w:t xml:space="preserve">Creación del Sistema Oficial de Inspección, Vigilancia y Control de la Carne, Productos Cárnicos Comestibles y Derivados Cárnicos Destinados para el Consumo Humano - requisitos sanitarios y de inocuidad en la producción primaria.</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3">
            <w:pPr>
              <w:spacing w:line="276" w:lineRule="auto"/>
              <w:rPr>
                <w:sz w:val="20"/>
                <w:szCs w:val="20"/>
              </w:rPr>
            </w:pPr>
            <w:r w:rsidDel="00000000" w:rsidR="00000000" w:rsidRPr="00000000">
              <w:rPr>
                <w:sz w:val="20"/>
                <w:szCs w:val="20"/>
                <w:rtl w:val="0"/>
              </w:rPr>
              <w:t xml:space="preserve">Resolución 2101 del 27 de julio de 2007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line="276" w:lineRule="auto"/>
              <w:rPr>
                <w:b w:val="0"/>
                <w:sz w:val="20"/>
                <w:szCs w:val="20"/>
              </w:rPr>
            </w:pPr>
            <w:r w:rsidDel="00000000" w:rsidR="00000000" w:rsidRPr="00000000">
              <w:rPr>
                <w:b w:val="0"/>
                <w:sz w:val="20"/>
                <w:szCs w:val="20"/>
                <w:rtl w:val="0"/>
              </w:rPr>
              <w:t xml:space="preserve">Programas de seguridad alimentaria con fines comerciales de autoconsumo o cualquier programa enfocado hacia la distribución de aves.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line="276" w:lineRule="auto"/>
              <w:rPr>
                <w:sz w:val="20"/>
                <w:szCs w:val="20"/>
              </w:rPr>
            </w:pPr>
            <w:r w:rsidDel="00000000" w:rsidR="00000000" w:rsidRPr="00000000">
              <w:rPr>
                <w:sz w:val="20"/>
                <w:szCs w:val="20"/>
                <w:rtl w:val="0"/>
              </w:rPr>
              <w:t xml:space="preserve">Resolución 2833 del 29 de octubre de 2007 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line="276" w:lineRule="auto"/>
              <w:rPr>
                <w:b w:val="0"/>
                <w:sz w:val="20"/>
                <w:szCs w:val="20"/>
              </w:rPr>
            </w:pPr>
            <w:r w:rsidDel="00000000" w:rsidR="00000000" w:rsidRPr="00000000">
              <w:rPr>
                <w:b w:val="0"/>
                <w:sz w:val="20"/>
                <w:szCs w:val="20"/>
                <w:rtl w:val="0"/>
              </w:rPr>
              <w:t xml:space="preserve">Modifica la Resolución 2101 de 2007.</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line="276" w:lineRule="auto"/>
              <w:rPr>
                <w:sz w:val="20"/>
                <w:szCs w:val="20"/>
              </w:rPr>
            </w:pPr>
            <w:r w:rsidDel="00000000" w:rsidR="00000000" w:rsidRPr="00000000">
              <w:rPr>
                <w:sz w:val="20"/>
                <w:szCs w:val="20"/>
                <w:rtl w:val="0"/>
              </w:rPr>
              <w:t xml:space="preserve">Decreto 3100 del 30 de octubre de 2003 del Ministerio del Medio Ambiente Vivienda y Desarrollo Territorial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line="276" w:lineRule="auto"/>
              <w:rPr>
                <w:b w:val="0"/>
                <w:sz w:val="20"/>
                <w:szCs w:val="20"/>
              </w:rPr>
            </w:pPr>
            <w:r w:rsidDel="00000000" w:rsidR="00000000" w:rsidRPr="00000000">
              <w:rPr>
                <w:b w:val="0"/>
                <w:sz w:val="20"/>
                <w:szCs w:val="20"/>
                <w:rtl w:val="0"/>
              </w:rPr>
              <w:t xml:space="preserve">Reglamenta la tasa retributiva por la utilización directa del agua como receptor de los vertimientos puntuales y se toman otras determinaciones.</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9">
            <w:pPr>
              <w:spacing w:line="276" w:lineRule="auto"/>
              <w:rPr>
                <w:sz w:val="20"/>
                <w:szCs w:val="20"/>
              </w:rPr>
            </w:pPr>
            <w:r w:rsidDel="00000000" w:rsidR="00000000" w:rsidRPr="00000000">
              <w:rPr>
                <w:sz w:val="20"/>
                <w:szCs w:val="20"/>
                <w:rtl w:val="0"/>
              </w:rPr>
              <w:t xml:space="preserve">Decreto 1713 del 6 de agosto de 2002 del Ministerio del Medio Ambiente Vivienda y Desarrollo Territorial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spacing w:line="276" w:lineRule="auto"/>
              <w:rPr>
                <w:b w:val="0"/>
                <w:sz w:val="20"/>
                <w:szCs w:val="20"/>
              </w:rPr>
            </w:pPr>
            <w:r w:rsidDel="00000000" w:rsidR="00000000" w:rsidRPr="00000000">
              <w:rPr>
                <w:b w:val="0"/>
                <w:sz w:val="20"/>
                <w:szCs w:val="20"/>
                <w:rtl w:val="0"/>
              </w:rPr>
              <w:t xml:space="preserve">Reglamenta la Ley 142 de 1994, la Ley 632 de 2000 y la Ley 689 del 2001, en relación con la prestación del servicio público de aseo, y el Decreto Ley 2811 de 1974, la Ley 99 de 1993 en relación con la Gestión Integral de Residuos Sólidos.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spacing w:line="276" w:lineRule="auto"/>
              <w:rPr>
                <w:sz w:val="20"/>
                <w:szCs w:val="20"/>
              </w:rPr>
            </w:pPr>
            <w:r w:rsidDel="00000000" w:rsidR="00000000" w:rsidRPr="00000000">
              <w:rPr>
                <w:sz w:val="20"/>
                <w:szCs w:val="20"/>
                <w:rtl w:val="0"/>
              </w:rPr>
              <w:t xml:space="preserve">Ley 55 del 2 de julio de 1993 del Ministerio del Trabajo y Seguridad Social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line="276" w:lineRule="auto"/>
              <w:rPr>
                <w:b w:val="0"/>
                <w:sz w:val="20"/>
                <w:szCs w:val="20"/>
              </w:rPr>
            </w:pPr>
            <w:r w:rsidDel="00000000" w:rsidR="00000000" w:rsidRPr="00000000">
              <w:rPr>
                <w:b w:val="0"/>
                <w:sz w:val="20"/>
                <w:szCs w:val="20"/>
                <w:rtl w:val="0"/>
              </w:rPr>
              <w:t xml:space="preserve">Por medio de la cual se aprueba en “Convenio #170 y la recomendación número 177 sobre la seguridad en la utilización de productos químicos en el trabajo” adoptados por la 77 reunión de la conferencia general de la OIT.</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D">
            <w:pPr>
              <w:spacing w:line="276" w:lineRule="auto"/>
              <w:rPr>
                <w:sz w:val="20"/>
                <w:szCs w:val="20"/>
              </w:rPr>
            </w:pPr>
            <w:r w:rsidDel="00000000" w:rsidR="00000000" w:rsidRPr="00000000">
              <w:rPr>
                <w:sz w:val="20"/>
                <w:szCs w:val="20"/>
                <w:rtl w:val="0"/>
              </w:rPr>
              <w:t xml:space="preserve">Decreto 1594 de 1984 del Ministerio de Agricultura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line="276" w:lineRule="auto"/>
              <w:rPr>
                <w:b w:val="0"/>
                <w:sz w:val="20"/>
                <w:szCs w:val="20"/>
              </w:rPr>
            </w:pPr>
            <w:r w:rsidDel="00000000" w:rsidR="00000000" w:rsidRPr="00000000">
              <w:rPr>
                <w:b w:val="0"/>
                <w:sz w:val="20"/>
                <w:szCs w:val="20"/>
                <w:rtl w:val="0"/>
              </w:rPr>
              <w:t xml:space="preserve">Reglamenta parcialmente el título I de la ley 9 de 1979, así como el capítulo II del título VI - parte III - libro II y el título III de la parte III - libro I – del Decreto 2811 de 1974 en cuanto a usos del agua y residuos líquidos.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F">
            <w:pPr>
              <w:spacing w:line="276" w:lineRule="auto"/>
              <w:rPr>
                <w:sz w:val="20"/>
                <w:szCs w:val="20"/>
              </w:rPr>
            </w:pPr>
            <w:r w:rsidDel="00000000" w:rsidR="00000000" w:rsidRPr="00000000">
              <w:rPr>
                <w:sz w:val="20"/>
                <w:szCs w:val="20"/>
                <w:rtl w:val="0"/>
              </w:rPr>
              <w:t xml:space="preserve">Decreto 3172 de 2003 del Ministerio de Ambiente, Vivienda y Desarrollo Territorial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line="276" w:lineRule="auto"/>
              <w:rPr>
                <w:b w:val="0"/>
                <w:sz w:val="20"/>
                <w:szCs w:val="20"/>
              </w:rPr>
            </w:pPr>
            <w:r w:rsidDel="00000000" w:rsidR="00000000" w:rsidRPr="00000000">
              <w:rPr>
                <w:b w:val="0"/>
                <w:sz w:val="20"/>
                <w:szCs w:val="20"/>
                <w:rtl w:val="0"/>
              </w:rPr>
              <w:t xml:space="preserve">Reglamenta el artículo 158-2 del Estatuto Tributario. ”El contribuyente deberá acreditar el cumplimiento de los siguientes requisitos cuando la Dirección de Impuestos y Aduanas Nacionales, DIAN los exija por inversiones en control y mejoramiento del medio ambiente.</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1">
            <w:pPr>
              <w:spacing w:line="276" w:lineRule="auto"/>
              <w:rPr>
                <w:sz w:val="20"/>
                <w:szCs w:val="20"/>
              </w:rPr>
            </w:pPr>
            <w:r w:rsidDel="00000000" w:rsidR="00000000" w:rsidRPr="00000000">
              <w:rPr>
                <w:sz w:val="20"/>
                <w:szCs w:val="20"/>
                <w:rtl w:val="0"/>
              </w:rPr>
              <w:t xml:space="preserve">Decreto 1753 de 1994 del Ministerio del Medio Ambiente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line="276" w:lineRule="auto"/>
              <w:rPr>
                <w:b w:val="0"/>
                <w:sz w:val="20"/>
                <w:szCs w:val="20"/>
              </w:rPr>
            </w:pPr>
            <w:r w:rsidDel="00000000" w:rsidR="00000000" w:rsidRPr="00000000">
              <w:rPr>
                <w:b w:val="0"/>
                <w:sz w:val="20"/>
                <w:szCs w:val="20"/>
                <w:rtl w:val="0"/>
              </w:rPr>
              <w:t xml:space="preserve">Reglamenta parcialmente los títulos VIll y Xll de la Ley 99 de 1993 sobre licencias ambientales.</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3">
            <w:pPr>
              <w:spacing w:line="276" w:lineRule="auto"/>
              <w:rPr>
                <w:sz w:val="20"/>
                <w:szCs w:val="20"/>
              </w:rPr>
            </w:pPr>
            <w:r w:rsidDel="00000000" w:rsidR="00000000" w:rsidRPr="00000000">
              <w:rPr>
                <w:sz w:val="20"/>
                <w:szCs w:val="20"/>
                <w:rtl w:val="0"/>
              </w:rPr>
              <w:t xml:space="preserve">Ley 99 de 1993 del Congreso de la República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line="276" w:lineRule="auto"/>
              <w:rPr>
                <w:b w:val="0"/>
                <w:sz w:val="20"/>
                <w:szCs w:val="20"/>
              </w:rPr>
            </w:pPr>
            <w:r w:rsidDel="00000000" w:rsidR="00000000" w:rsidRPr="00000000">
              <w:rPr>
                <w:b w:val="0"/>
                <w:sz w:val="20"/>
                <w:szCs w:val="20"/>
                <w:rtl w:val="0"/>
              </w:rPr>
              <w:t xml:space="preserve">Por la cual se crea el Ministerio del Medio Ambiente, se reordena el sector público encargado de la gestión y conservación del medio ambiente y los recursos naturales renovables, se organiza el Sistema Nacional Ambiental, SINA.</w:t>
            </w:r>
          </w:p>
        </w:tc>
      </w:tr>
      <w:tr>
        <w:trPr>
          <w:cantSplit w:val="0"/>
          <w:trHeight w:val="1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5">
            <w:pPr>
              <w:spacing w:line="276" w:lineRule="auto"/>
              <w:rPr>
                <w:sz w:val="20"/>
                <w:szCs w:val="20"/>
              </w:rPr>
            </w:pPr>
            <w:r w:rsidDel="00000000" w:rsidR="00000000" w:rsidRPr="00000000">
              <w:rPr>
                <w:sz w:val="20"/>
                <w:szCs w:val="20"/>
                <w:rtl w:val="0"/>
              </w:rPr>
              <w:t xml:space="preserve">Decreto 1900 de 2006 del Ministerio de Ambiente, Vivienda y Desarrollo Territorial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6">
            <w:pPr>
              <w:spacing w:line="276" w:lineRule="auto"/>
              <w:rPr>
                <w:b w:val="0"/>
                <w:sz w:val="20"/>
                <w:szCs w:val="20"/>
              </w:rPr>
            </w:pPr>
            <w:r w:rsidDel="00000000" w:rsidR="00000000" w:rsidRPr="00000000">
              <w:rPr>
                <w:b w:val="0"/>
                <w:sz w:val="20"/>
                <w:szCs w:val="20"/>
                <w:rtl w:val="0"/>
              </w:rPr>
              <w:t xml:space="preserve">Reglamenta el parágrafo del artículo 43 de la Ley 99 de 993. Todo proyecto que involucre en su ejecución el uso del agua tomada directamente de fuentes naturales y que esté sujeto a la obtención de licencia ambiental, deberá destinar el 1% del total de la inversión para la recuperación, conservación, preservación y vigilancia de la cuenca hidrográfica que alimenta la respectiva fuente hídrica; de conformidad con el parágrafo del artículo 43 de la Ley 99 de 1993.</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7">
            <w:pPr>
              <w:spacing w:line="276" w:lineRule="auto"/>
              <w:rPr>
                <w:sz w:val="20"/>
                <w:szCs w:val="20"/>
              </w:rPr>
            </w:pPr>
            <w:r w:rsidDel="00000000" w:rsidR="00000000" w:rsidRPr="00000000">
              <w:rPr>
                <w:sz w:val="20"/>
                <w:szCs w:val="20"/>
                <w:rtl w:val="0"/>
              </w:rPr>
              <w:t xml:space="preserve">Resolución 1023 de 2005 del Ministerio de Ambiente y Desarrollo Territorial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line="276" w:lineRule="auto"/>
              <w:rPr>
                <w:b w:val="0"/>
                <w:sz w:val="20"/>
                <w:szCs w:val="20"/>
              </w:rPr>
            </w:pPr>
            <w:r w:rsidDel="00000000" w:rsidR="00000000" w:rsidRPr="00000000">
              <w:rPr>
                <w:b w:val="0"/>
                <w:sz w:val="20"/>
                <w:szCs w:val="20"/>
                <w:rtl w:val="0"/>
              </w:rPr>
              <w:t xml:space="preserve">Por la cual se adoptan guías ambientales como instrumento de autogestión y autorregulación.</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9">
            <w:pPr>
              <w:spacing w:line="276" w:lineRule="auto"/>
              <w:rPr>
                <w:sz w:val="20"/>
                <w:szCs w:val="20"/>
              </w:rPr>
            </w:pPr>
            <w:r w:rsidDel="00000000" w:rsidR="00000000" w:rsidRPr="00000000">
              <w:rPr>
                <w:sz w:val="20"/>
                <w:szCs w:val="20"/>
                <w:rtl w:val="0"/>
              </w:rPr>
              <w:t xml:space="preserve">Decreto 1299 de 2008 del Ministerio de Ambiente y Desarrollo Territorial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A">
            <w:pPr>
              <w:spacing w:line="276" w:lineRule="auto"/>
              <w:rPr>
                <w:b w:val="0"/>
                <w:sz w:val="20"/>
                <w:szCs w:val="20"/>
              </w:rPr>
            </w:pPr>
            <w:r w:rsidDel="00000000" w:rsidR="00000000" w:rsidRPr="00000000">
              <w:rPr>
                <w:b w:val="0"/>
                <w:sz w:val="20"/>
                <w:szCs w:val="20"/>
                <w:rtl w:val="0"/>
              </w:rPr>
              <w:t xml:space="preserve">Por el cual se reglamenta el departamento de gestión ambiental de las empresas a nivel industrial y se dictan otras disposiciones.</w:t>
            </w:r>
          </w:p>
        </w:tc>
      </w:tr>
    </w:tbl>
    <w:p w:rsidR="00000000" w:rsidDel="00000000" w:rsidP="00000000" w:rsidRDefault="00000000" w:rsidRPr="00000000" w14:paraId="000000CB">
      <w:pPr>
        <w:rPr/>
      </w:pPr>
      <w:commentRangeEnd w:id="10"/>
      <w:r w:rsidDel="00000000" w:rsidR="00000000" w:rsidRPr="00000000">
        <w:commentReference w:id="10"/>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Normatividad local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Además del marco normativo expuesto anteriormente, para el desarrollo de las explotaciones pecuarias se deben tener en cuenta los aspectos relacionados con la normatividad local, puesto que el desarrollo de cualquier actividad productiva debe estar acorde con lo establecido por las autoridades de planeación. Entre los aspectos que se deben tener en cuenta en este sentido se encuentran los siguientes:</w:t>
      </w:r>
    </w:p>
    <w:p w:rsidR="00000000" w:rsidDel="00000000" w:rsidP="00000000" w:rsidRDefault="00000000" w:rsidRPr="00000000" w14:paraId="000000D1">
      <w:pPr>
        <w:rPr>
          <w:color w:val="000000"/>
        </w:rPr>
      </w:pPr>
      <w:sdt>
        <w:sdtPr>
          <w:tag w:val="goog_rdk_11"/>
        </w:sdtPr>
        <w:sdtContent>
          <w:commentRangeStart w:id="1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11950" cy="854075"/>
                <wp:effectExtent b="0" l="0" r="0" t="0"/>
                <wp:wrapTopAndBottom distB="0" distT="0"/>
                <wp:docPr id="625" name=""/>
                <a:graphic>
                  <a:graphicData uri="http://schemas.microsoft.com/office/word/2010/wordprocessingShape">
                    <wps:wsp>
                      <wps:cNvSpPr/>
                      <wps:cNvPr id="75" name="Shape 75"/>
                      <wps:spPr>
                        <a:xfrm>
                          <a:off x="2009075" y="3371786"/>
                          <a:ext cx="6673850" cy="81642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 CF001_2C_Normatividad_Local_Tarjetas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11950" cy="854075"/>
                <wp:effectExtent b="0" l="0" r="0" t="0"/>
                <wp:wrapTopAndBottom distB="0" distT="0"/>
                <wp:docPr id="625"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6711950" cy="854075"/>
                        </a:xfrm>
                        <a:prstGeom prst="rect"/>
                        <a:ln/>
                      </pic:spPr>
                    </pic:pic>
                  </a:graphicData>
                </a:graphic>
              </wp:anchor>
            </w:drawing>
          </mc:Fallback>
        </mc:AlternateConten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20" w:firstLine="0"/>
        <w:rPr>
          <w:b w:val="1"/>
          <w:color w:val="000000"/>
        </w:rPr>
      </w:pPr>
      <w:r w:rsidDel="00000000" w:rsidR="00000000" w:rsidRPr="00000000">
        <w:rPr>
          <w:color w:val="00000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6">
      <w:pPr>
        <w:ind w:left="426" w:hanging="426"/>
        <w:rPr>
          <w:b w:val="1"/>
        </w:rPr>
      </w:pPr>
      <w:r w:rsidDel="00000000" w:rsidR="00000000" w:rsidRPr="00000000">
        <w:rPr>
          <w:b w:val="1"/>
          <w:rtl w:val="0"/>
        </w:rPr>
        <w:t xml:space="preserve">3.</w:t>
        <w:tab/>
        <w:t xml:space="preserve">Planificación de la unidad productiva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Como en todo proyecto productivo, el proceso de planificación es una de las etapas fundamentales, pues en ella se define el área a ocupar, el número de animales a alojar, los recursos necesarios, la cantidad de alimento requerido, los materiales a emplear y la cantidad de personal necesaria para adelantar las distintas labores. El éxito o el fracaso del proyecto pecuario, depende en buena medida del análisis detallado de cada uno de los siguientes aspectos. </w:t>
      </w:r>
    </w:p>
    <w:p w:rsidR="00000000" w:rsidDel="00000000" w:rsidP="00000000" w:rsidRDefault="00000000" w:rsidRPr="00000000" w14:paraId="000000D9">
      <w:pPr>
        <w:rPr/>
      </w:pPr>
      <w:sdt>
        <w:sdtPr>
          <w:tag w:val="goog_rdk_12"/>
        </w:sdtPr>
        <w:sdtContent>
          <w:commentRangeStart w:id="1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508750" cy="977900"/>
                <wp:effectExtent b="0" l="0" r="0" t="0"/>
                <wp:wrapTopAndBottom distB="0" distT="0"/>
                <wp:docPr id="624" name=""/>
                <a:graphic>
                  <a:graphicData uri="http://schemas.microsoft.com/office/word/2010/wordprocessingShape">
                    <wps:wsp>
                      <wps:cNvSpPr/>
                      <wps:cNvPr id="74" name="Shape 74"/>
                      <wps:spPr>
                        <a:xfrm>
                          <a:off x="2110675" y="3310100"/>
                          <a:ext cx="6470650" cy="9398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 CF001_3A_Planificación_Unidad_Productiva_Sliders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508750" cy="977900"/>
                <wp:effectExtent b="0" l="0" r="0" t="0"/>
                <wp:wrapTopAndBottom distB="0" distT="0"/>
                <wp:docPr id="624"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6508750" cy="977900"/>
                        </a:xfrm>
                        <a:prstGeom prst="rect"/>
                        <a:ln/>
                      </pic:spPr>
                    </pic:pic>
                  </a:graphicData>
                </a:graphic>
              </wp:anchor>
            </w:drawing>
          </mc:Fallback>
        </mc:AlternateContent>
      </w:r>
    </w:p>
    <w:p w:rsidR="00000000" w:rsidDel="00000000" w:rsidP="00000000" w:rsidRDefault="00000000" w:rsidRPr="00000000" w14:paraId="000000DA">
      <w:pPr>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3.1.</w:t>
        <w:tab/>
        <w:t xml:space="preserve">Instalaciones pecuarias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El diseño de las instalaciones pecuarias depende de diversos factores, pero básicamente está en función de la especie animal, los factores agroecológicos de la zona y la disponibilidad de materiales.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3.1.1.</w:t>
        <w:tab/>
        <w:t xml:space="preserve">Diseños y características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El diseño de las instalaciones pecuarias depende de diversos factores, pero básicamente está en función de la especie animal, los factores agroecológicos de la zona y la disponibilidad de materiales. Igualmente, antes de establecer cualquier instalación es importante considerar, entre otros, los siguientes factores: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Ubicación en zonas alejadas de centros urbanos o vías principales afectadas por el ruido. </w:t>
      </w:r>
      <w:r w:rsidDel="00000000" w:rsidR="00000000" w:rsidRPr="00000000">
        <w:rPr>
          <w:rtl w:val="0"/>
        </w:rPr>
      </w:r>
    </w:p>
    <w:p w:rsidR="00000000" w:rsidDel="00000000" w:rsidP="00000000" w:rsidRDefault="00000000" w:rsidRPr="00000000" w14:paraId="000000E7">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En zonas cálidas se recomienda orientar las instalaciones en sentido oriente occidente con el fin de conseguir la mayor cantidad de sombra posible. </w:t>
      </w:r>
      <w:r w:rsidDel="00000000" w:rsidR="00000000" w:rsidRPr="00000000">
        <w:rPr>
          <w:rtl w:val="0"/>
        </w:rPr>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Áreas de fácil acceso para revisar el estado de los animales.</w:t>
      </w:r>
      <w:r w:rsidDel="00000000" w:rsidR="00000000" w:rsidRPr="00000000">
        <w:rPr>
          <w:rtl w:val="0"/>
        </w:rPr>
      </w:r>
    </w:p>
    <w:p w:rsidR="00000000" w:rsidDel="00000000" w:rsidP="00000000" w:rsidRDefault="00000000" w:rsidRPr="00000000" w14:paraId="000000E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En lo posible garantizar el acceso a servicios básicos como agua y electricidad.</w:t>
      </w:r>
      <w:r w:rsidDel="00000000" w:rsidR="00000000" w:rsidRPr="00000000">
        <w:rPr>
          <w:rtl w:val="0"/>
        </w:rPr>
      </w:r>
    </w:p>
    <w:p w:rsidR="00000000" w:rsidDel="00000000" w:rsidP="00000000" w:rsidRDefault="00000000" w:rsidRPr="00000000" w14:paraId="000000EA">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Lugares donde se facilite el ingreso del alimento.</w:t>
      </w:r>
      <w:r w:rsidDel="00000000" w:rsidR="00000000" w:rsidRPr="00000000">
        <w:rPr>
          <w:rtl w:val="0"/>
        </w:rPr>
      </w:r>
    </w:p>
    <w:p w:rsidR="00000000" w:rsidDel="00000000" w:rsidP="00000000" w:rsidRDefault="00000000" w:rsidRPr="00000000" w14:paraId="000000E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Sitios que garanticen la seguridad de los animales y del personal operativo.</w:t>
      </w:r>
      <w:r w:rsidDel="00000000" w:rsidR="00000000" w:rsidRPr="00000000">
        <w:rPr>
          <w:rtl w:val="0"/>
        </w:rPr>
      </w:r>
    </w:p>
    <w:p w:rsidR="00000000" w:rsidDel="00000000" w:rsidP="00000000" w:rsidRDefault="00000000" w:rsidRPr="00000000" w14:paraId="000000E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Definir si es una explotación intensiva, semiintensiva o extensiva.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Dentro de los principales diseños de instalaciones pecuarias se tienen los siguientes: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Corrales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Permiten el alojamiento de los animales durante el desarrollo de tareas cotidianas como vacunación, palpación, desparasitación y marcado. Cuentan con una zona denominada apretadero, la cual facilita estas labores. Tienen una zona techada con comederos y bebederos por lo que funcionan como caseta de ordeño.</w:t>
      </w:r>
      <w:sdt>
        <w:sdtPr>
          <w:tag w:val="goog_rdk_13"/>
        </w:sdtPr>
        <w:sdtContent>
          <w:commentRangeStart w:id="13"/>
        </w:sdtContent>
      </w:sdt>
      <w:r w:rsidDel="00000000" w:rsidR="00000000" w:rsidRPr="00000000">
        <w:rPr>
          <w:rtl w:val="0"/>
        </w:rPr>
        <w:t xml:space="preserve"> </w:t>
      </w: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10160</wp:posOffset>
            </wp:positionV>
            <wp:extent cx="1870199" cy="1402649"/>
            <wp:effectExtent b="0" l="0" r="0" t="0"/>
            <wp:wrapSquare wrapText="bothSides" distB="0" distT="0" distL="114300" distR="114300"/>
            <wp:docPr descr="Casa de madera en el campo&#10;&#10;Descripción generada automáticamente con confianza media" id="656" name="image38.jpg"/>
            <a:graphic>
              <a:graphicData uri="http://schemas.openxmlformats.org/drawingml/2006/picture">
                <pic:pic>
                  <pic:nvPicPr>
                    <pic:cNvPr descr="Casa de madera en el campo&#10;&#10;Descripción generada automáticamente con confianza media" id="0" name="image38.jpg"/>
                    <pic:cNvPicPr preferRelativeResize="0"/>
                  </pic:nvPicPr>
                  <pic:blipFill>
                    <a:blip r:embed="rId19"/>
                    <a:srcRect b="0" l="0" r="0" t="0"/>
                    <a:stretch>
                      <a:fillRect/>
                    </a:stretch>
                  </pic:blipFill>
                  <pic:spPr>
                    <a:xfrm>
                      <a:off x="0" y="0"/>
                      <a:ext cx="1870199" cy="1402649"/>
                    </a:xfrm>
                    <a:prstGeom prst="rect"/>
                    <a:ln/>
                  </pic:spPr>
                </pic:pic>
              </a:graphicData>
            </a:graphic>
          </wp:anchor>
        </w:drawing>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F6">
      <w:pPr>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167640</wp:posOffset>
            </wp:positionV>
            <wp:extent cx="1885950" cy="1160145"/>
            <wp:effectExtent b="0" l="0" r="0" t="0"/>
            <wp:wrapSquare wrapText="bothSides" distB="0" distT="0" distL="114300" distR="114300"/>
            <wp:docPr descr="Imagen que contiene pasto, exterior, edificio, metal&#10;&#10;Descripción generada automáticamente" id="660" name="image44.jpg"/>
            <a:graphic>
              <a:graphicData uri="http://schemas.openxmlformats.org/drawingml/2006/picture">
                <pic:pic>
                  <pic:nvPicPr>
                    <pic:cNvPr descr="Imagen que contiene pasto, exterior, edificio, metal&#10;&#10;Descripción generada automáticamente" id="0" name="image44.jpg"/>
                    <pic:cNvPicPr preferRelativeResize="0"/>
                  </pic:nvPicPr>
                  <pic:blipFill>
                    <a:blip r:embed="rId20"/>
                    <a:srcRect b="0" l="0" r="0" t="0"/>
                    <a:stretch>
                      <a:fillRect/>
                    </a:stretch>
                  </pic:blipFill>
                  <pic:spPr>
                    <a:xfrm>
                      <a:off x="0" y="0"/>
                      <a:ext cx="1885950" cy="1160145"/>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Este diseño de corral es adecuado únicamente para el manejo animal, pues solo está dotado de apretadero y embarcadero. Carece de cubierta, por lo que evidentemente está diseñado para que los animales no permanezcan allí durante mucho tiempo.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Establos</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FC">
      <w:pPr>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165100</wp:posOffset>
            </wp:positionV>
            <wp:extent cx="1876425" cy="1257300"/>
            <wp:effectExtent b="0" l="0" r="0" t="0"/>
            <wp:wrapSquare wrapText="bothSides" distB="0" distT="0" distL="114300" distR="114300"/>
            <wp:docPr descr="Casa de madera en el campo&#10;&#10;Descripción generada automáticamente con confianza media" id="658" name="image36.png"/>
            <a:graphic>
              <a:graphicData uri="http://schemas.openxmlformats.org/drawingml/2006/picture">
                <pic:pic>
                  <pic:nvPicPr>
                    <pic:cNvPr descr="Casa de madera en el campo&#10;&#10;Descripción generada automáticamente con confianza media" id="0" name="image36.png"/>
                    <pic:cNvPicPr preferRelativeResize="0"/>
                  </pic:nvPicPr>
                  <pic:blipFill>
                    <a:blip r:embed="rId21"/>
                    <a:srcRect b="0" l="0" r="0" t="0"/>
                    <a:stretch>
                      <a:fillRect/>
                    </a:stretch>
                  </pic:blipFill>
                  <pic:spPr>
                    <a:xfrm>
                      <a:off x="0" y="0"/>
                      <a:ext cx="1876425" cy="125730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t xml:space="preserve">El establo debe proporcionar protección al animal frente a la intemperie y se constituye en un espacio de refugio en donde además se puede alimentar y beber. Deben tener pisos blandos, generalmente de tierra para permitir el drenaje de la orina.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Pesebreras </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103">
      <w:pPr>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165100</wp:posOffset>
            </wp:positionV>
            <wp:extent cx="1874090" cy="1173042"/>
            <wp:effectExtent b="0" l="0" r="0" t="0"/>
            <wp:wrapSquare wrapText="bothSides" distB="0" distT="0" distL="114300" distR="114300"/>
            <wp:docPr descr="Casa de madera&#10;&#10;Descripción generada automáticamente con confianza media" id="653" name="image39.jpg"/>
            <a:graphic>
              <a:graphicData uri="http://schemas.openxmlformats.org/drawingml/2006/picture">
                <pic:pic>
                  <pic:nvPicPr>
                    <pic:cNvPr descr="Casa de madera&#10;&#10;Descripción generada automáticamente con confianza media" id="0" name="image39.jpg"/>
                    <pic:cNvPicPr preferRelativeResize="0"/>
                  </pic:nvPicPr>
                  <pic:blipFill>
                    <a:blip r:embed="rId22"/>
                    <a:srcRect b="0" l="0" r="0" t="0"/>
                    <a:stretch>
                      <a:fillRect/>
                    </a:stretch>
                  </pic:blipFill>
                  <pic:spPr>
                    <a:xfrm>
                      <a:off x="0" y="0"/>
                      <a:ext cx="1874090" cy="1173042"/>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t xml:space="preserve">Estas permiten un alojamiento adecuado a los animales en momentos de especial cuidado. Además de la cubierta cuentan con un encerramiento que los protege de los elementos. En su interior se cuenta con implementos para el cuidado de los animales, agua y alimento.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Porquerizas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El uso de determinados diseños de porquerizas depende del tipo de explotación, principalmente. En el caso de pequeñas explotaciones se pueden emplear modelos en los cuales se tiene un área para el cerdo reproductor, jaulas de maternidad y una zona de levante o engorde, tal como se presenta en la imagen.</w:t>
      </w:r>
      <w:sdt>
        <w:sdtPr>
          <w:tag w:val="goog_rdk_17"/>
        </w:sdtPr>
        <w:sdtContent>
          <w:commentRangeStart w:id="17"/>
        </w:sdtContent>
      </w:sdt>
      <w:r w:rsidDel="00000000" w:rsidR="00000000" w:rsidRPr="00000000">
        <w:rPr>
          <w:rtl w:val="0"/>
        </w:rPr>
        <w:t xml:space="preserve"> </w:t>
      </w: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10795</wp:posOffset>
            </wp:positionV>
            <wp:extent cx="2099310" cy="1487805"/>
            <wp:effectExtent b="0" l="0" r="0" t="0"/>
            <wp:wrapSquare wrapText="bothSides" distB="0" distT="0" distL="114300" distR="114300"/>
            <wp:docPr descr="Diagrama, Dibujo de ingeniería&#10;&#10;Descripción generada automáticamente" id="652" name="image32.png"/>
            <a:graphic>
              <a:graphicData uri="http://schemas.openxmlformats.org/drawingml/2006/picture">
                <pic:pic>
                  <pic:nvPicPr>
                    <pic:cNvPr descr="Diagrama, Dibujo de ingeniería&#10;&#10;Descripción generada automáticamente" id="0" name="image32.png"/>
                    <pic:cNvPicPr preferRelativeResize="0"/>
                  </pic:nvPicPr>
                  <pic:blipFill>
                    <a:blip r:embed="rId23"/>
                    <a:srcRect b="0" l="0" r="0" t="0"/>
                    <a:stretch>
                      <a:fillRect/>
                    </a:stretch>
                  </pic:blipFill>
                  <pic:spPr>
                    <a:xfrm>
                      <a:off x="0" y="0"/>
                      <a:ext cx="2099310" cy="1487805"/>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0E">
      <w:pPr>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4232909</wp:posOffset>
            </wp:positionH>
            <wp:positionV relativeFrom="paragraph">
              <wp:posOffset>120650</wp:posOffset>
            </wp:positionV>
            <wp:extent cx="2099310" cy="1392382"/>
            <wp:effectExtent b="0" l="0" r="0" t="0"/>
            <wp:wrapSquare wrapText="bothSides" distB="0" distT="0" distL="114300" distR="114300"/>
            <wp:docPr descr="Una oveja en una jaula&#10;&#10;Descripción generada automáticamente con confianza baja" id="655" name="image34.jpg"/>
            <a:graphic>
              <a:graphicData uri="http://schemas.openxmlformats.org/drawingml/2006/picture">
                <pic:pic>
                  <pic:nvPicPr>
                    <pic:cNvPr descr="Una oveja en una jaula&#10;&#10;Descripción generada automáticamente con confianza baja" id="0" name="image34.jpg"/>
                    <pic:cNvPicPr preferRelativeResize="0"/>
                  </pic:nvPicPr>
                  <pic:blipFill>
                    <a:blip r:embed="rId24"/>
                    <a:srcRect b="0" l="0" r="0" t="0"/>
                    <a:stretch>
                      <a:fillRect/>
                    </a:stretch>
                  </pic:blipFill>
                  <pic:spPr>
                    <a:xfrm>
                      <a:off x="0" y="0"/>
                      <a:ext cx="2099310" cy="1392382"/>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En explotaciones intensivas, especialmente las que se dedican a la producción de carne, las instalaciones maximizan el uso de las áreas, por lo que los animales disponen de menos espacio para movilizarse.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Jaulas</w:t>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167640</wp:posOffset>
            </wp:positionV>
            <wp:extent cx="1572064" cy="1884798"/>
            <wp:effectExtent b="0" l="0" r="0" t="0"/>
            <wp:wrapSquare wrapText="bothSides" distB="0" distT="0" distL="114300" distR="114300"/>
            <wp:docPr descr="Una jaula de cristal&#10;&#10;Descripción generada automáticamente con confianza media" id="654" name="image37.png"/>
            <a:graphic>
              <a:graphicData uri="http://schemas.openxmlformats.org/drawingml/2006/picture">
                <pic:pic>
                  <pic:nvPicPr>
                    <pic:cNvPr descr="Una jaula de cristal&#10;&#10;Descripción generada automáticamente con confianza media" id="0" name="image37.png"/>
                    <pic:cNvPicPr preferRelativeResize="0"/>
                  </pic:nvPicPr>
                  <pic:blipFill>
                    <a:blip r:embed="rId25"/>
                    <a:srcRect b="0" l="0" r="0" t="0"/>
                    <a:stretch>
                      <a:fillRect/>
                    </a:stretch>
                  </pic:blipFill>
                  <pic:spPr>
                    <a:xfrm>
                      <a:off x="0" y="0"/>
                      <a:ext cx="1572064" cy="1884798"/>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En la producción de especies menores bajo sistemas intensivos, principalmente de carne, se emplean jaulas como la de la imagen. En ellas se restringe la movilidad del animal y se le proporciona agua y alimento.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sistemas extensivos se emplean jaulas itinerantes que se pueden desplazar de un lugar a otro dependiendo de la disponibilidad de alimento, permitiendo al animal la posibilidad de pastorear.</w:t>
      </w:r>
      <w:r w:rsidDel="00000000" w:rsidR="00000000" w:rsidRPr="00000000">
        <w:drawing>
          <wp:anchor allowOverlap="1" behindDoc="0" distB="0" distT="0" distL="114300" distR="114300" hidden="0" layoutInCell="1" locked="0" relativeHeight="0" simplePos="0">
            <wp:simplePos x="0" y="0"/>
            <wp:positionH relativeFrom="column">
              <wp:posOffset>4572635</wp:posOffset>
            </wp:positionH>
            <wp:positionV relativeFrom="paragraph">
              <wp:posOffset>24130</wp:posOffset>
            </wp:positionV>
            <wp:extent cx="1762760" cy="1304925"/>
            <wp:effectExtent b="0" l="0" r="0" t="0"/>
            <wp:wrapSquare wrapText="bothSides" distB="0" distT="0" distL="114300" distR="114300"/>
            <wp:docPr descr="Un gato dentro de una jaula&#10;&#10;Descripción generada automáticamente con confianza media" id="647" name="image2.jpg"/>
            <a:graphic>
              <a:graphicData uri="http://schemas.openxmlformats.org/drawingml/2006/picture">
                <pic:pic>
                  <pic:nvPicPr>
                    <pic:cNvPr descr="Un gato dentro de una jaula&#10;&#10;Descripción generada automáticamente con confianza media" id="0" name="image2.jpg"/>
                    <pic:cNvPicPr preferRelativeResize="0"/>
                  </pic:nvPicPr>
                  <pic:blipFill>
                    <a:blip r:embed="rId26"/>
                    <a:srcRect b="0" l="0" r="0" t="0"/>
                    <a:stretch>
                      <a:fillRect/>
                    </a:stretch>
                  </pic:blipFill>
                  <pic:spPr>
                    <a:xfrm>
                      <a:off x="0" y="0"/>
                      <a:ext cx="1762760" cy="1304925"/>
                    </a:xfrm>
                    <a:prstGeom prst="rect"/>
                    <a:ln/>
                  </pic:spPr>
                </pic:pic>
              </a:graphicData>
            </a:graphic>
          </wp:anchor>
        </w:drawing>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Apriscos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Estos se construyen elevados del suelo, aproximadamente a 80 cm, en un sistema que se denomina tarima. Con este sistema se evita que los animales entren en contacto con las excretas, además que facilita el aseo de las instalaciones. Igualmente, el sitio de ordeño también se debe ubicar sobre una tarima, lo cual facilita la labor del operario.</w:t>
      </w:r>
      <w:sdt>
        <w:sdtPr>
          <w:tag w:val="goog_rdk_19"/>
        </w:sdtPr>
        <w:sdtContent>
          <w:commentRangeStart w:id="19"/>
        </w:sdtContent>
      </w:sdt>
      <w:r w:rsidDel="00000000" w:rsidR="00000000" w:rsidRPr="00000000">
        <w:rPr>
          <w:rtl w:val="0"/>
        </w:rPr>
        <w:t xml:space="preserve"> </w:t>
      </w: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3814</wp:posOffset>
            </wp:positionH>
            <wp:positionV relativeFrom="paragraph">
              <wp:posOffset>-631</wp:posOffset>
            </wp:positionV>
            <wp:extent cx="2364126" cy="1238250"/>
            <wp:effectExtent b="0" l="0" r="0" t="0"/>
            <wp:wrapSquare wrapText="bothSides" distB="0" distT="0" distL="114300" distR="114300"/>
            <wp:docPr descr="Una silla de playa&#10;&#10;Descripción generada automáticamente con confianza baja" id="646" name="image1.jpg"/>
            <a:graphic>
              <a:graphicData uri="http://schemas.openxmlformats.org/drawingml/2006/picture">
                <pic:pic>
                  <pic:nvPicPr>
                    <pic:cNvPr descr="Una silla de playa&#10;&#10;Descripción generada automáticamente con confianza baja" id="0" name="image1.jpg"/>
                    <pic:cNvPicPr preferRelativeResize="0"/>
                  </pic:nvPicPr>
                  <pic:blipFill>
                    <a:blip r:embed="rId27"/>
                    <a:srcRect b="0" l="0" r="0" t="0"/>
                    <a:stretch>
                      <a:fillRect/>
                    </a:stretch>
                  </pic:blipFill>
                  <pic:spPr>
                    <a:xfrm>
                      <a:off x="0" y="0"/>
                      <a:ext cx="2364126" cy="1238250"/>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Galpones para aves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La producción de aves de corral se puede realizar de forma extensiva, semiintensiva e intensiva. Dependiendo del tipo de explotación así mismo se debe escoger el diseño del galpón. En la fotografía se observa un montaje semiintensivo el cual tiene unos requerimientos mínimos, como son el encerramiento y la cubierta. </w:t>
      </w:r>
      <w:r w:rsidDel="00000000" w:rsidR="00000000" w:rsidRPr="00000000">
        <w:drawing>
          <wp:anchor allowOverlap="1" behindDoc="0" distB="0" distT="0" distL="114300" distR="114300" hidden="0" layoutInCell="1" locked="0" relativeHeight="0" simplePos="0">
            <wp:simplePos x="0" y="0"/>
            <wp:positionH relativeFrom="column">
              <wp:posOffset>3814</wp:posOffset>
            </wp:positionH>
            <wp:positionV relativeFrom="paragraph">
              <wp:posOffset>3175</wp:posOffset>
            </wp:positionV>
            <wp:extent cx="2320203" cy="1219200"/>
            <wp:effectExtent b="0" l="0" r="0" t="0"/>
            <wp:wrapSquare wrapText="bothSides" distB="0" distT="0" distL="114300" distR="114300"/>
            <wp:docPr descr="Una jaula de cristal&#10;&#10;Descripción generada automáticamente con confianza media" id="648" name="image3.jpg"/>
            <a:graphic>
              <a:graphicData uri="http://schemas.openxmlformats.org/drawingml/2006/picture">
                <pic:pic>
                  <pic:nvPicPr>
                    <pic:cNvPr descr="Una jaula de cristal&#10;&#10;Descripción generada automáticamente con confianza media" id="0" name="image3.jpg"/>
                    <pic:cNvPicPr preferRelativeResize="0"/>
                  </pic:nvPicPr>
                  <pic:blipFill>
                    <a:blip r:embed="rId28"/>
                    <a:srcRect b="0" l="0" r="0" t="0"/>
                    <a:stretch>
                      <a:fillRect/>
                    </a:stretch>
                  </pic:blipFill>
                  <pic:spPr>
                    <a:xfrm>
                      <a:off x="0" y="0"/>
                      <a:ext cx="2320203" cy="1219200"/>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Por otro lado, en las explotaciones intensivas la demanda de insumos, recursos, equipos y mano de obra es mucho mayor, pues por unidad de área se tiene una mayor cantidad de animales, los que demandan gran cantidad de alimentos, medicinas y agua, entre otras cosas. Generalmente este tipo de estructuras utilizan una cubierta a dos aguas, con cortinas laterales para el manejo de la temperatura, y un piso cubierto con un material blando, principalmente, cascarilla de arroz. </w:t>
      </w:r>
      <w:r w:rsidDel="00000000" w:rsidR="00000000" w:rsidRPr="00000000">
        <w:drawing>
          <wp:anchor allowOverlap="1" behindDoc="0" distB="0" distT="0" distL="114300" distR="114300" hidden="0" layoutInCell="1" locked="0" relativeHeight="0" simplePos="0">
            <wp:simplePos x="0" y="0"/>
            <wp:positionH relativeFrom="column">
              <wp:posOffset>4932680</wp:posOffset>
            </wp:positionH>
            <wp:positionV relativeFrom="paragraph">
              <wp:posOffset>6350</wp:posOffset>
            </wp:positionV>
            <wp:extent cx="1385570" cy="1847850"/>
            <wp:effectExtent b="0" l="0" r="0" t="0"/>
            <wp:wrapSquare wrapText="bothSides" distB="0" distT="0" distL="114300" distR="114300"/>
            <wp:docPr descr="Imagen que contiene comida, oveja, tabla, cubierto&#10;&#10;Descripción generada automáticamente" id="650" name="image22.jpg"/>
            <a:graphic>
              <a:graphicData uri="http://schemas.openxmlformats.org/drawingml/2006/picture">
                <pic:pic>
                  <pic:nvPicPr>
                    <pic:cNvPr descr="Imagen que contiene comida, oveja, tabla, cubierto&#10;&#10;Descripción generada automáticamente" id="0" name="image22.jpg"/>
                    <pic:cNvPicPr preferRelativeResize="0"/>
                  </pic:nvPicPr>
                  <pic:blipFill>
                    <a:blip r:embed="rId29"/>
                    <a:srcRect b="0" l="0" r="0" t="0"/>
                    <a:stretch>
                      <a:fillRect/>
                    </a:stretch>
                  </pic:blipFill>
                  <pic:spPr>
                    <a:xfrm>
                      <a:off x="0" y="0"/>
                      <a:ext cx="1385570" cy="1847850"/>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Estanques para peces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En la actualidad existen múltiples diseños los cuales se acomodan a las necesidades de los productores y la disponibilidad de recursos. Estos pueden ser cavados directamente en el suelo o construidos con materiales que permitan almacenar el agua necesaria para la explotación, como es el caso de los estanques de geomembrana que se aprecian en la fotografía. </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11430</wp:posOffset>
            </wp:positionV>
            <wp:extent cx="2056190" cy="1295400"/>
            <wp:effectExtent b="0" l="0" r="0" t="0"/>
            <wp:wrapSquare wrapText="bothSides" distB="0" distT="0" distL="114300" distR="114300"/>
            <wp:docPr descr="Imagen que contiene pasto, exterior, edificio, verde&#10;&#10;Descripción generada automáticamente" id="649" name="image21.jpg"/>
            <a:graphic>
              <a:graphicData uri="http://schemas.openxmlformats.org/drawingml/2006/picture">
                <pic:pic>
                  <pic:nvPicPr>
                    <pic:cNvPr descr="Imagen que contiene pasto, exterior, edificio, verde&#10;&#10;Descripción generada automáticamente" id="0" name="image21.jpg"/>
                    <pic:cNvPicPr preferRelativeResize="0"/>
                  </pic:nvPicPr>
                  <pic:blipFill>
                    <a:blip r:embed="rId30"/>
                    <a:srcRect b="0" l="0" r="0" t="0"/>
                    <a:stretch>
                      <a:fillRect/>
                    </a:stretch>
                  </pic:blipFill>
                  <pic:spPr>
                    <a:xfrm>
                      <a:off x="0" y="0"/>
                      <a:ext cx="2056190" cy="1295400"/>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3.1.2.</w:t>
        <w:tab/>
        <w:t xml:space="preserve">Áreas mínimas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Cada una de las especies pecuarias tiene unos requerimientos mínimos de espacio en los cuales puede desarrollarse normalmente y satisfacer sus necesidades básicas. Con base en este requerimiento, por animal, es posible estimar el área a construir para alojar a los animales en buenas condiciones, de acuerdo con lo recomendado para cumplir con las Buenas Prácticas Pecuarias - BPP. </w:t>
      </w:r>
    </w:p>
    <w:sdt>
      <w:sdtPr>
        <w:tag w:val="goog_rdk_22"/>
      </w:sdtPr>
      <w:sdtContent>
        <w:p w:rsidR="00000000" w:rsidDel="00000000" w:rsidP="00000000" w:rsidRDefault="00000000" w:rsidRPr="00000000" w14:paraId="0000013B">
          <w:pPr>
            <w:rPr>
              <w:ins w:author="Angela Zapata Guzmán" w:id="0" w:date="2021-11-16T22:16:00Z"/>
            </w:rPr>
          </w:pPr>
          <w:sdt>
            <w:sdtPr>
              <w:tag w:val="goog_rdk_21"/>
            </w:sdtPr>
            <w:sdtContent>
              <w:ins w:author="Angela Zapata Guzmán" w:id="0" w:date="2021-11-16T22:16:00Z">
                <w:r w:rsidDel="00000000" w:rsidR="00000000" w:rsidRPr="00000000">
                  <w:rPr>
                    <w:rtl w:val="0"/>
                  </w:rPr>
                </w:r>
              </w:ins>
            </w:sdtContent>
          </w:sdt>
        </w:p>
      </w:sdtContent>
    </w:sdt>
    <w:sdt>
      <w:sdtPr>
        <w:tag w:val="goog_rdk_25"/>
      </w:sdtPr>
      <w:sdtContent>
        <w:p w:rsidR="00000000" w:rsidDel="00000000" w:rsidP="00000000" w:rsidRDefault="00000000" w:rsidRPr="00000000" w14:paraId="0000013C">
          <w:pPr>
            <w:rPr>
              <w:ins w:author="Angela Zapata Guzmán" w:id="0" w:date="2021-11-16T22:16:00Z"/>
            </w:rPr>
          </w:pPr>
          <w:sdt>
            <w:sdtPr>
              <w:tag w:val="goog_rdk_23"/>
            </w:sdtPr>
            <w:sdtContent>
              <w:ins w:author="Angela Zapata Guzmán" w:id="0" w:date="2021-11-16T22:16:00Z"/>
              <w:sdt>
                <w:sdtPr>
                  <w:tag w:val="goog_rdk_24"/>
                </w:sdtPr>
                <w:sdtContent>
                  <w:commentRangeStart w:id="20"/>
                </w:sdtContent>
              </w:sdt>
              <w:ins w:author="Angela Zapata Guzmán" w:id="0" w:date="2021-11-16T22:16:00Z">
                <w:r w:rsidDel="00000000" w:rsidR="00000000" w:rsidRPr="00000000">
                  <w:rPr>
                    <w:rtl w:val="0"/>
                  </w:rPr>
                </w:r>
              </w:ins>
            </w:sdtContent>
          </w:sdt>
        </w:p>
      </w:sdtContent>
    </w:sdt>
    <w:p w:rsidR="00000000" w:rsidDel="00000000" w:rsidP="00000000" w:rsidRDefault="00000000" w:rsidRPr="00000000" w14:paraId="0000013D">
      <w:pPr>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3.1.3.</w:t>
        <w:tab/>
        <w:t xml:space="preserve">Dimensiones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Las dimensiones de las instalaciones para la cría de especies pecuarias dependen del número de animales que se desee alojar. Puesto que existe información detallada sobre las densidades que se manejan en las diversas explotaciones, sean intensivas, semiintensivas y extensivas, es fácil calcular qué área construida se requiere para asegurar el bienestar animal.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Para el cálculo de áreas solamente se debe conocer el área que ocupa un solo ejemplar, por lo que es importante definir con cuántos animales se iniciará la explotación. </w:t>
      </w:r>
    </w:p>
    <w:p w:rsidR="00000000" w:rsidDel="00000000" w:rsidP="00000000" w:rsidRDefault="00000000" w:rsidRPr="00000000" w14:paraId="00000146">
      <w:pPr>
        <w:rPr/>
      </w:pPr>
      <w:r w:rsidDel="00000000" w:rsidR="00000000" w:rsidRPr="00000000">
        <w:rPr>
          <w:rtl w:val="0"/>
        </w:rPr>
        <w:t xml:space="preserve">A continuación, se presentan algunos ejemplos.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6892018" cy="2981325"/>
                <wp:effectExtent b="0" l="0" r="0" t="0"/>
                <wp:wrapNone/>
                <wp:docPr id="638" name=""/>
                <a:graphic>
                  <a:graphicData uri="http://schemas.microsoft.com/office/word/2010/wordprocessingShape">
                    <wps:wsp>
                      <wps:cNvSpPr/>
                      <wps:cNvPr id="106" name="Shape 106"/>
                      <wps:spPr>
                        <a:xfrm>
                          <a:off x="1914279" y="2303625"/>
                          <a:ext cx="6863443" cy="295275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6892018" cy="2981325"/>
                <wp:effectExtent b="0" l="0" r="0" t="0"/>
                <wp:wrapNone/>
                <wp:docPr id="638"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6892018" cy="2981325"/>
                        </a:xfrm>
                        <a:prstGeom prst="rect"/>
                        <a:ln/>
                      </pic:spPr>
                    </pic:pic>
                  </a:graphicData>
                </a:graphic>
              </wp:anchor>
            </w:drawing>
          </mc:Fallback>
        </mc:AlternateContent>
      </w:r>
    </w:p>
    <w:p w:rsidR="00000000" w:rsidDel="00000000" w:rsidP="00000000" w:rsidRDefault="00000000" w:rsidRPr="00000000" w14:paraId="00000149">
      <w:pPr>
        <w:rPr/>
      </w:pPr>
      <w:sdt>
        <w:sdtPr>
          <w:tag w:val="goog_rdk_26"/>
        </w:sdtPr>
        <w:sdtContent>
          <w:commentRangeStart w:id="21"/>
        </w:sdtContent>
      </w:sdt>
      <w:r w:rsidDel="00000000" w:rsidR="00000000" w:rsidRPr="00000000">
        <w:rPr>
          <w:b w:val="1"/>
          <w:rtl w:val="0"/>
        </w:rPr>
        <w:t xml:space="preserve">Corral para ganado bovino</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Área por animal adulto: 5 m² - número de animales: 10 – ancho de plaza comedero: 0,8 m</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Con base en estos datos, en primer lugar, se estima el área total del corral:</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5 m²/ animal x 10 animales = 50 m². Es decir que para alojar a los 10 animales se debe construir un corral de por lo menos 50 metros cuadrados.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En segundo lugar, se calcula el espacio del comedero: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0,8 m ancho de plaza/ animal x 10 animales = 8 metros. Esto indica que la longitud del comedero debe ser de por lo menos 8 metros lineales. </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En tercer lugar, se distribuye el área del corral, de acuerdo con los datos obtenidos en los anteriores pasos</w:t>
      </w:r>
      <w:commentRangeEnd w:id="21"/>
      <w:r w:rsidDel="00000000" w:rsidR="00000000" w:rsidRPr="00000000">
        <w:commentReference w:id="21"/>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center"/>
        <w:rPr>
          <w:b w:val="1"/>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sdt>
      <w:sdtPr>
        <w:tag w:val="goog_rdk_29"/>
      </w:sdtPr>
      <w:sdtContent>
        <w:p w:rsidR="00000000" w:rsidDel="00000000" w:rsidP="00000000" w:rsidRDefault="00000000" w:rsidRPr="00000000" w14:paraId="00000159">
          <w:pPr>
            <w:jc w:val="center"/>
            <w:rPr>
              <w:ins w:author="Angela Zapata Guzmán" w:id="1" w:date="2021-11-16T22:58:00Z"/>
              <w:b w:val="1"/>
            </w:rPr>
          </w:pPr>
          <w:sdt>
            <w:sdtPr>
              <w:tag w:val="goog_rdk_27"/>
            </w:sdtPr>
            <w:sdtContent>
              <w:commentRangeStart w:id="22"/>
            </w:sdtContent>
          </w:sdt>
          <w:r w:rsidDel="00000000" w:rsidR="00000000" w:rsidRPr="00000000">
            <w:rPr>
              <w:b w:val="1"/>
              <w:rtl w:val="0"/>
            </w:rPr>
            <w:t xml:space="preserve">Distribución de un corral para manejo de ganado bovino</w:t>
          </w:r>
          <w:sdt>
            <w:sdtPr>
              <w:tag w:val="goog_rdk_28"/>
            </w:sdtPr>
            <w:sdtContent>
              <w:ins w:author="Angela Zapata Guzmán" w:id="1" w:date="2021-11-16T22:58:00Z">
                <w:r w:rsidDel="00000000" w:rsidR="00000000" w:rsidRPr="00000000">
                  <w:rPr>
                    <w:rtl w:val="0"/>
                  </w:rPr>
                </w:r>
              </w:ins>
            </w:sdtContent>
          </w:sdt>
        </w:p>
      </w:sdtContent>
    </w:sdt>
    <w:p w:rsidR="00000000" w:rsidDel="00000000" w:rsidP="00000000" w:rsidRDefault="00000000" w:rsidRPr="00000000" w14:paraId="0000015A">
      <w:pPr>
        <w:jc w:val="center"/>
        <w:rPr/>
      </w:pPr>
      <w:r w:rsidDel="00000000" w:rsidR="00000000" w:rsidRPr="00000000">
        <w:rPr/>
        <w:drawing>
          <wp:inline distB="0" distT="0" distL="0" distR="0">
            <wp:extent cx="4776552" cy="2520000"/>
            <wp:effectExtent b="0" l="0" r="0" t="0"/>
            <wp:docPr descr="Imagen que contiene Mapa&#10;&#10;Descripción generada automáticamente" id="657" name="image42.png"/>
            <a:graphic>
              <a:graphicData uri="http://schemas.openxmlformats.org/drawingml/2006/picture">
                <pic:pic>
                  <pic:nvPicPr>
                    <pic:cNvPr descr="Imagen que contiene Mapa&#10;&#10;Descripción generada automáticamente" id="0" name="image42.png"/>
                    <pic:cNvPicPr preferRelativeResize="0"/>
                  </pic:nvPicPr>
                  <pic:blipFill>
                    <a:blip r:embed="rId32"/>
                    <a:srcRect b="0" l="0" r="0" t="0"/>
                    <a:stretch>
                      <a:fillRect/>
                    </a:stretch>
                  </pic:blipFill>
                  <pic:spPr>
                    <a:xfrm>
                      <a:off x="0" y="0"/>
                      <a:ext cx="4776552"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En este caso se obtiene un corral de 50 metros cuadrados efectivos con dos comederos de 4 metros de largo cada uno y un bebedero. Este tipo de corrales, para alojamiento temporal, generalmente son cubiertos por lo que con esta estimación también es posible identificar la necesidad de materiales para esta estructura.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sdt>
        <w:sdtPr>
          <w:tag w:val="goog_rdk_30"/>
        </w:sdtPr>
        <w:sdtContent>
          <w:commentRangeStart w:id="2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50800</wp:posOffset>
                </wp:positionV>
                <wp:extent cx="6853918" cy="2589439"/>
                <wp:effectExtent b="0" l="0" r="0" t="0"/>
                <wp:wrapNone/>
                <wp:docPr id="631" name=""/>
                <a:graphic>
                  <a:graphicData uri="http://schemas.microsoft.com/office/word/2010/wordprocessingShape">
                    <wps:wsp>
                      <wps:cNvSpPr/>
                      <wps:cNvPr id="81" name="Shape 81"/>
                      <wps:spPr>
                        <a:xfrm>
                          <a:off x="1933329" y="2499568"/>
                          <a:ext cx="6825343" cy="2560864"/>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50800</wp:posOffset>
                </wp:positionV>
                <wp:extent cx="6853918" cy="2589439"/>
                <wp:effectExtent b="0" l="0" r="0" t="0"/>
                <wp:wrapNone/>
                <wp:docPr id="631"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6853918" cy="2589439"/>
                        </a:xfrm>
                        <a:prstGeom prst="rect"/>
                        <a:ln/>
                      </pic:spPr>
                    </pic:pic>
                  </a:graphicData>
                </a:graphic>
              </wp:anchor>
            </w:drawing>
          </mc:Fallback>
        </mc:AlternateContent>
      </w:r>
    </w:p>
    <w:p w:rsidR="00000000" w:rsidDel="00000000" w:rsidP="00000000" w:rsidRDefault="00000000" w:rsidRPr="00000000" w14:paraId="0000015F">
      <w:pPr>
        <w:rPr>
          <w:b w:val="1"/>
        </w:rPr>
      </w:pPr>
      <w:r w:rsidDel="00000000" w:rsidR="00000000" w:rsidRPr="00000000">
        <w:rPr>
          <w:b w:val="1"/>
          <w:rtl w:val="0"/>
        </w:rPr>
        <w:t xml:space="preserve">Galpón para pollos de engorde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En el caso de los pollos de engorde se estima que en sistemas intensivos se pueden tener hasta 12 animales por metro cuadrado, por lo que, por ejemplo, para un montaje de 100 pollos las dimensiones de la instalación serían conforme a los siguientes parámetros: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Número de animales por metro cuadrado: 12</w:t>
      </w:r>
    </w:p>
    <w:p w:rsidR="00000000" w:rsidDel="00000000" w:rsidP="00000000" w:rsidRDefault="00000000" w:rsidRPr="00000000" w14:paraId="00000164">
      <w:pPr>
        <w:rPr/>
      </w:pPr>
      <w:r w:rsidDel="00000000" w:rsidR="00000000" w:rsidRPr="00000000">
        <w:rPr>
          <w:rtl w:val="0"/>
        </w:rPr>
        <w:t xml:space="preserve">Número de animales para la explotación: 100</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Primero se determina el área necesaria para los 100 pollos. Esto se logra dividiendo el número total de animales a alojar por el número de animales que se alojan por metro cuadrado.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100 animales por alojar ÷ 12 animales/ m² = 8,3 m². Es decir que el área que necesaria para alojar 100 pollos es de 8,3 metros cuadrados.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Para estimar la densidad de animales por unidad de área, es importante conocer las diferentes unidades de área, longitud y volumen empleadas en la agricultura, con el fin de hacer las respectivas conversiones. A continuación, se presentan las más empleadas.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b w:val="1"/>
        </w:rPr>
      </w:pPr>
      <w:r w:rsidDel="00000000" w:rsidR="00000000" w:rsidRPr="00000000">
        <w:rPr>
          <w:b w:val="1"/>
          <w:rtl w:val="0"/>
        </w:rPr>
        <w:t xml:space="preserve">Principales unidades empleadas en actividades pecuarias</w:t>
      </w:r>
      <w:sdt>
        <w:sdtPr>
          <w:tag w:val="goog_rdk_31"/>
        </w:sdtPr>
        <w:sdtContent>
          <w:commentRangeStart w:id="24"/>
        </w:sdtContent>
      </w:sdt>
      <w:r w:rsidDel="00000000" w:rsidR="00000000" w:rsidRPr="00000000">
        <w:rPr>
          <w:rtl w:val="0"/>
        </w:rPr>
      </w:r>
    </w:p>
    <w:tbl>
      <w:tblPr>
        <w:tblStyle w:val="Table6"/>
        <w:tblW w:w="6091.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2695"/>
        <w:gridCol w:w="1272"/>
        <w:gridCol w:w="2124"/>
        <w:tblGridChange w:id="0">
          <w:tblGrid>
            <w:gridCol w:w="2695"/>
            <w:gridCol w:w="1272"/>
            <w:gridCol w:w="2124"/>
          </w:tblGrid>
        </w:tblGridChange>
      </w:tblGrid>
      <w:tr>
        <w:trPr>
          <w:cantSplit w:val="0"/>
          <w:tblHeader w:val="0"/>
        </w:trPr>
        <w:tc>
          <w:tcPr>
            <w:vMerge w:val="restart"/>
            <w:vAlign w:val="center"/>
          </w:tcPr>
          <w:p w:rsidR="00000000" w:rsidDel="00000000" w:rsidP="00000000" w:rsidRDefault="00000000" w:rsidRPr="00000000" w14:paraId="0000016E">
            <w:pPr>
              <w:spacing w:line="276" w:lineRule="auto"/>
              <w:rPr>
                <w:sz w:val="20"/>
                <w:szCs w:val="20"/>
              </w:rPr>
            </w:pPr>
            <w:r w:rsidDel="00000000" w:rsidR="00000000" w:rsidRPr="00000000">
              <w:rPr>
                <w:sz w:val="20"/>
                <w:szCs w:val="20"/>
                <w:rtl w:val="0"/>
              </w:rPr>
              <w:t xml:space="preserve">Unidades de longitud</w:t>
            </w:r>
          </w:p>
        </w:tc>
        <w:tc>
          <w:tcPr>
            <w:vAlign w:val="center"/>
          </w:tcPr>
          <w:p w:rsidR="00000000" w:rsidDel="00000000" w:rsidP="00000000" w:rsidRDefault="00000000" w:rsidRPr="00000000" w14:paraId="0000016F">
            <w:pPr>
              <w:spacing w:line="276" w:lineRule="auto"/>
              <w:rPr>
                <w:sz w:val="20"/>
                <w:szCs w:val="20"/>
              </w:rPr>
            </w:pPr>
            <w:r w:rsidDel="00000000" w:rsidR="00000000" w:rsidRPr="00000000">
              <w:rPr>
                <w:sz w:val="20"/>
                <w:szCs w:val="20"/>
                <w:rtl w:val="0"/>
              </w:rPr>
              <w:t xml:space="preserve">Unidad</w:t>
            </w:r>
          </w:p>
        </w:tc>
        <w:tc>
          <w:tcPr>
            <w:vAlign w:val="center"/>
          </w:tcPr>
          <w:p w:rsidR="00000000" w:rsidDel="00000000" w:rsidP="00000000" w:rsidRDefault="00000000" w:rsidRPr="00000000" w14:paraId="00000170">
            <w:pPr>
              <w:spacing w:line="276" w:lineRule="auto"/>
              <w:rPr>
                <w:sz w:val="20"/>
                <w:szCs w:val="20"/>
              </w:rPr>
            </w:pPr>
            <w:r w:rsidDel="00000000" w:rsidR="00000000" w:rsidRPr="00000000">
              <w:rPr>
                <w:sz w:val="20"/>
                <w:szCs w:val="20"/>
                <w:rtl w:val="0"/>
              </w:rPr>
              <w:t xml:space="preserve">Equivalencia en metros</w:t>
            </w:r>
          </w:p>
        </w:tc>
      </w:tr>
      <w:tr>
        <w:trPr>
          <w:cantSplit w:val="0"/>
          <w:tblHeader w:val="0"/>
        </w:trPr>
        <w:tc>
          <w:tcPr>
            <w:vMerge w:val="continue"/>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2">
            <w:pPr>
              <w:spacing w:line="276" w:lineRule="auto"/>
              <w:rPr>
                <w:sz w:val="20"/>
                <w:szCs w:val="20"/>
              </w:rPr>
            </w:pPr>
            <w:r w:rsidDel="00000000" w:rsidR="00000000" w:rsidRPr="00000000">
              <w:rPr>
                <w:sz w:val="20"/>
                <w:szCs w:val="20"/>
                <w:rtl w:val="0"/>
              </w:rPr>
              <w:t xml:space="preserve">Metro</w:t>
            </w:r>
          </w:p>
        </w:tc>
        <w:tc>
          <w:tcPr/>
          <w:p w:rsidR="00000000" w:rsidDel="00000000" w:rsidP="00000000" w:rsidRDefault="00000000" w:rsidRPr="00000000" w14:paraId="00000173">
            <w:pPr>
              <w:spacing w:line="276" w:lineRule="auto"/>
              <w:jc w:val="right"/>
              <w:rPr>
                <w:sz w:val="20"/>
                <w:szCs w:val="20"/>
              </w:rPr>
            </w:pPr>
            <w:r w:rsidDel="00000000" w:rsidR="00000000" w:rsidRPr="00000000">
              <w:rPr>
                <w:sz w:val="20"/>
                <w:szCs w:val="20"/>
                <w:rtl w:val="0"/>
              </w:rPr>
              <w:t xml:space="preserve">1</w:t>
            </w:r>
          </w:p>
        </w:tc>
      </w:tr>
      <w:tr>
        <w:trPr>
          <w:cantSplit w:val="0"/>
          <w:tblHeader w:val="0"/>
        </w:trPr>
        <w:tc>
          <w:tcPr>
            <w:vMerge w:val="continue"/>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5">
            <w:pPr>
              <w:spacing w:line="276" w:lineRule="auto"/>
              <w:rPr>
                <w:sz w:val="20"/>
                <w:szCs w:val="20"/>
              </w:rPr>
            </w:pPr>
            <w:r w:rsidDel="00000000" w:rsidR="00000000" w:rsidRPr="00000000">
              <w:rPr>
                <w:sz w:val="20"/>
                <w:szCs w:val="20"/>
                <w:rtl w:val="0"/>
              </w:rPr>
              <w:t xml:space="preserve">Kilómetro</w:t>
            </w:r>
          </w:p>
        </w:tc>
        <w:tc>
          <w:tcPr/>
          <w:p w:rsidR="00000000" w:rsidDel="00000000" w:rsidP="00000000" w:rsidRDefault="00000000" w:rsidRPr="00000000" w14:paraId="00000176">
            <w:pPr>
              <w:spacing w:line="276" w:lineRule="auto"/>
              <w:jc w:val="right"/>
              <w:rPr>
                <w:sz w:val="20"/>
                <w:szCs w:val="20"/>
              </w:rPr>
            </w:pPr>
            <w:r w:rsidDel="00000000" w:rsidR="00000000" w:rsidRPr="00000000">
              <w:rPr>
                <w:sz w:val="20"/>
                <w:szCs w:val="20"/>
                <w:rtl w:val="0"/>
              </w:rPr>
              <w:t xml:space="preserve">1.000</w:t>
            </w:r>
          </w:p>
        </w:tc>
      </w:tr>
      <w:tr>
        <w:trPr>
          <w:cantSplit w:val="0"/>
          <w:tblHeader w:val="0"/>
        </w:trPr>
        <w:tc>
          <w:tcPr>
            <w:vMerge w:val="continue"/>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8">
            <w:pPr>
              <w:spacing w:line="276" w:lineRule="auto"/>
              <w:rPr>
                <w:sz w:val="20"/>
                <w:szCs w:val="20"/>
              </w:rPr>
            </w:pPr>
            <w:r w:rsidDel="00000000" w:rsidR="00000000" w:rsidRPr="00000000">
              <w:rPr>
                <w:sz w:val="20"/>
                <w:szCs w:val="20"/>
                <w:rtl w:val="0"/>
              </w:rPr>
              <w:t xml:space="preserve">Decámetro </w:t>
            </w:r>
          </w:p>
        </w:tc>
        <w:tc>
          <w:tcPr/>
          <w:p w:rsidR="00000000" w:rsidDel="00000000" w:rsidP="00000000" w:rsidRDefault="00000000" w:rsidRPr="00000000" w14:paraId="00000179">
            <w:pPr>
              <w:spacing w:line="276" w:lineRule="auto"/>
              <w:jc w:val="right"/>
              <w:rPr>
                <w:sz w:val="20"/>
                <w:szCs w:val="20"/>
              </w:rPr>
            </w:pPr>
            <w:r w:rsidDel="00000000" w:rsidR="00000000" w:rsidRPr="00000000">
              <w:rPr>
                <w:sz w:val="20"/>
                <w:szCs w:val="20"/>
                <w:rtl w:val="0"/>
              </w:rPr>
              <w:t xml:space="preserve">10</w:t>
            </w:r>
          </w:p>
        </w:tc>
      </w:tr>
      <w:tr>
        <w:trPr>
          <w:cantSplit w:val="0"/>
          <w:tblHeader w:val="0"/>
        </w:trPr>
        <w:tc>
          <w:tcPr>
            <w:vMerge w:val="continue"/>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B">
            <w:pPr>
              <w:spacing w:line="276" w:lineRule="auto"/>
              <w:rPr>
                <w:sz w:val="20"/>
                <w:szCs w:val="20"/>
              </w:rPr>
            </w:pPr>
            <w:r w:rsidDel="00000000" w:rsidR="00000000" w:rsidRPr="00000000">
              <w:rPr>
                <w:sz w:val="20"/>
                <w:szCs w:val="20"/>
                <w:rtl w:val="0"/>
              </w:rPr>
              <w:t xml:space="preserve">Decímetro </w:t>
            </w:r>
          </w:p>
        </w:tc>
        <w:tc>
          <w:tcPr/>
          <w:p w:rsidR="00000000" w:rsidDel="00000000" w:rsidP="00000000" w:rsidRDefault="00000000" w:rsidRPr="00000000" w14:paraId="0000017C">
            <w:pPr>
              <w:spacing w:line="276" w:lineRule="auto"/>
              <w:jc w:val="right"/>
              <w:rPr>
                <w:sz w:val="20"/>
                <w:szCs w:val="20"/>
              </w:rPr>
            </w:pPr>
            <w:r w:rsidDel="00000000" w:rsidR="00000000" w:rsidRPr="00000000">
              <w:rPr>
                <w:sz w:val="20"/>
                <w:szCs w:val="20"/>
                <w:rtl w:val="0"/>
              </w:rPr>
              <w:t xml:space="preserve">0,1</w:t>
            </w:r>
          </w:p>
        </w:tc>
      </w:tr>
      <w:tr>
        <w:trPr>
          <w:cantSplit w:val="0"/>
          <w:tblHeader w:val="0"/>
        </w:trPr>
        <w:tc>
          <w:tcPr>
            <w:vMerge w:val="continue"/>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E">
            <w:pPr>
              <w:spacing w:line="276" w:lineRule="auto"/>
              <w:rPr>
                <w:sz w:val="20"/>
                <w:szCs w:val="20"/>
              </w:rPr>
            </w:pPr>
            <w:r w:rsidDel="00000000" w:rsidR="00000000" w:rsidRPr="00000000">
              <w:rPr>
                <w:sz w:val="20"/>
                <w:szCs w:val="20"/>
                <w:rtl w:val="0"/>
              </w:rPr>
              <w:t xml:space="preserve">Centímetro </w:t>
            </w:r>
          </w:p>
        </w:tc>
        <w:tc>
          <w:tcPr/>
          <w:p w:rsidR="00000000" w:rsidDel="00000000" w:rsidP="00000000" w:rsidRDefault="00000000" w:rsidRPr="00000000" w14:paraId="0000017F">
            <w:pPr>
              <w:spacing w:line="276" w:lineRule="auto"/>
              <w:jc w:val="right"/>
              <w:rPr>
                <w:sz w:val="20"/>
                <w:szCs w:val="20"/>
              </w:rPr>
            </w:pPr>
            <w:r w:rsidDel="00000000" w:rsidR="00000000" w:rsidRPr="00000000">
              <w:rPr>
                <w:sz w:val="20"/>
                <w:szCs w:val="20"/>
                <w:rtl w:val="0"/>
              </w:rPr>
              <w:t xml:space="preserve">0,01 </w:t>
            </w:r>
          </w:p>
        </w:tc>
      </w:tr>
      <w:tr>
        <w:trPr>
          <w:cantSplit w:val="0"/>
          <w:tblHeader w:val="0"/>
        </w:trPr>
        <w:tc>
          <w:tcPr>
            <w:vMerge w:val="continue"/>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1">
            <w:pPr>
              <w:spacing w:line="276" w:lineRule="auto"/>
              <w:rPr>
                <w:sz w:val="20"/>
                <w:szCs w:val="20"/>
              </w:rPr>
            </w:pPr>
            <w:r w:rsidDel="00000000" w:rsidR="00000000" w:rsidRPr="00000000">
              <w:rPr>
                <w:sz w:val="20"/>
                <w:szCs w:val="20"/>
                <w:rtl w:val="0"/>
              </w:rPr>
              <w:t xml:space="preserve">Milímetro</w:t>
            </w:r>
          </w:p>
        </w:tc>
        <w:tc>
          <w:tcPr/>
          <w:p w:rsidR="00000000" w:rsidDel="00000000" w:rsidP="00000000" w:rsidRDefault="00000000" w:rsidRPr="00000000" w14:paraId="00000182">
            <w:pPr>
              <w:spacing w:line="276" w:lineRule="auto"/>
              <w:jc w:val="right"/>
              <w:rPr>
                <w:sz w:val="20"/>
                <w:szCs w:val="20"/>
              </w:rPr>
            </w:pPr>
            <w:r w:rsidDel="00000000" w:rsidR="00000000" w:rsidRPr="00000000">
              <w:rPr>
                <w:sz w:val="20"/>
                <w:szCs w:val="20"/>
                <w:rtl w:val="0"/>
              </w:rPr>
              <w:t xml:space="preserve">0,001</w:t>
            </w:r>
          </w:p>
        </w:tc>
      </w:tr>
      <w:tr>
        <w:trPr>
          <w:cantSplit w:val="0"/>
          <w:tblHeader w:val="0"/>
        </w:trPr>
        <w:tc>
          <w:tcPr>
            <w:vMerge w:val="continue"/>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4">
            <w:pPr>
              <w:spacing w:line="276" w:lineRule="auto"/>
              <w:rPr>
                <w:sz w:val="20"/>
                <w:szCs w:val="20"/>
              </w:rPr>
            </w:pPr>
            <w:r w:rsidDel="00000000" w:rsidR="00000000" w:rsidRPr="00000000">
              <w:rPr>
                <w:sz w:val="20"/>
                <w:szCs w:val="20"/>
                <w:rtl w:val="0"/>
              </w:rPr>
              <w:t xml:space="preserve">Milla</w:t>
            </w:r>
          </w:p>
        </w:tc>
        <w:tc>
          <w:tcPr/>
          <w:p w:rsidR="00000000" w:rsidDel="00000000" w:rsidP="00000000" w:rsidRDefault="00000000" w:rsidRPr="00000000" w14:paraId="00000185">
            <w:pPr>
              <w:spacing w:line="276" w:lineRule="auto"/>
              <w:jc w:val="right"/>
              <w:rPr>
                <w:sz w:val="20"/>
                <w:szCs w:val="20"/>
              </w:rPr>
            </w:pPr>
            <w:r w:rsidDel="00000000" w:rsidR="00000000" w:rsidRPr="00000000">
              <w:rPr>
                <w:sz w:val="20"/>
                <w:szCs w:val="20"/>
                <w:rtl w:val="0"/>
              </w:rPr>
              <w:t xml:space="preserve">1.609,34</w:t>
            </w:r>
          </w:p>
        </w:tc>
      </w:tr>
      <w:tr>
        <w:trPr>
          <w:cantSplit w:val="0"/>
          <w:tblHeader w:val="0"/>
        </w:trPr>
        <w:tc>
          <w:tcPr>
            <w:vMerge w:val="continue"/>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7">
            <w:pPr>
              <w:spacing w:line="276" w:lineRule="auto"/>
              <w:rPr>
                <w:sz w:val="20"/>
                <w:szCs w:val="20"/>
              </w:rPr>
            </w:pPr>
            <w:r w:rsidDel="00000000" w:rsidR="00000000" w:rsidRPr="00000000">
              <w:rPr>
                <w:sz w:val="20"/>
                <w:szCs w:val="20"/>
                <w:rtl w:val="0"/>
              </w:rPr>
              <w:t xml:space="preserve">Pie</w:t>
            </w:r>
          </w:p>
        </w:tc>
        <w:tc>
          <w:tcPr/>
          <w:p w:rsidR="00000000" w:rsidDel="00000000" w:rsidP="00000000" w:rsidRDefault="00000000" w:rsidRPr="00000000" w14:paraId="00000188">
            <w:pPr>
              <w:spacing w:line="276" w:lineRule="auto"/>
              <w:jc w:val="right"/>
              <w:rPr>
                <w:sz w:val="20"/>
                <w:szCs w:val="20"/>
              </w:rPr>
            </w:pPr>
            <w:r w:rsidDel="00000000" w:rsidR="00000000" w:rsidRPr="00000000">
              <w:rPr>
                <w:sz w:val="20"/>
                <w:szCs w:val="20"/>
                <w:rtl w:val="0"/>
              </w:rPr>
              <w:t xml:space="preserve">0,3048</w:t>
            </w:r>
          </w:p>
        </w:tc>
      </w:tr>
      <w:tr>
        <w:trPr>
          <w:cantSplit w:val="0"/>
          <w:tblHeader w:val="0"/>
        </w:trPr>
        <w:tc>
          <w:tcPr>
            <w:vMerge w:val="continue"/>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A">
            <w:pPr>
              <w:spacing w:line="276" w:lineRule="auto"/>
              <w:rPr>
                <w:sz w:val="20"/>
                <w:szCs w:val="20"/>
              </w:rPr>
            </w:pPr>
            <w:r w:rsidDel="00000000" w:rsidR="00000000" w:rsidRPr="00000000">
              <w:rPr>
                <w:sz w:val="20"/>
                <w:szCs w:val="20"/>
                <w:rtl w:val="0"/>
              </w:rPr>
              <w:t xml:space="preserve">Yarda</w:t>
            </w:r>
          </w:p>
        </w:tc>
        <w:tc>
          <w:tcPr/>
          <w:p w:rsidR="00000000" w:rsidDel="00000000" w:rsidP="00000000" w:rsidRDefault="00000000" w:rsidRPr="00000000" w14:paraId="0000018B">
            <w:pPr>
              <w:spacing w:line="276" w:lineRule="auto"/>
              <w:jc w:val="right"/>
              <w:rPr>
                <w:sz w:val="20"/>
                <w:szCs w:val="20"/>
              </w:rPr>
            </w:pPr>
            <w:r w:rsidDel="00000000" w:rsidR="00000000" w:rsidRPr="00000000">
              <w:rPr>
                <w:sz w:val="20"/>
                <w:szCs w:val="20"/>
                <w:rtl w:val="0"/>
              </w:rPr>
              <w:t xml:space="preserve">0,9144</w:t>
            </w:r>
          </w:p>
        </w:tc>
      </w:tr>
      <w:tr>
        <w:trPr>
          <w:cantSplit w:val="0"/>
          <w:tblHeader w:val="0"/>
        </w:trPr>
        <w:tc>
          <w:tcPr>
            <w:vMerge w:val="continue"/>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D">
            <w:pPr>
              <w:spacing w:line="276" w:lineRule="auto"/>
              <w:rPr>
                <w:sz w:val="20"/>
                <w:szCs w:val="20"/>
              </w:rPr>
            </w:pPr>
            <w:r w:rsidDel="00000000" w:rsidR="00000000" w:rsidRPr="00000000">
              <w:rPr>
                <w:sz w:val="20"/>
                <w:szCs w:val="20"/>
                <w:rtl w:val="0"/>
              </w:rPr>
              <w:t xml:space="preserve">Pulgada</w:t>
            </w:r>
          </w:p>
        </w:tc>
        <w:tc>
          <w:tcPr/>
          <w:p w:rsidR="00000000" w:rsidDel="00000000" w:rsidP="00000000" w:rsidRDefault="00000000" w:rsidRPr="00000000" w14:paraId="0000018E">
            <w:pPr>
              <w:spacing w:line="276" w:lineRule="auto"/>
              <w:jc w:val="right"/>
              <w:rPr>
                <w:sz w:val="20"/>
                <w:szCs w:val="20"/>
              </w:rPr>
            </w:pPr>
            <w:r w:rsidDel="00000000" w:rsidR="00000000" w:rsidRPr="00000000">
              <w:rPr>
                <w:sz w:val="20"/>
                <w:szCs w:val="20"/>
                <w:rtl w:val="0"/>
              </w:rPr>
              <w:t xml:space="preserve">0,0254</w:t>
            </w:r>
          </w:p>
        </w:tc>
      </w:tr>
    </w:tbl>
    <w:p w:rsidR="00000000" w:rsidDel="00000000" w:rsidP="00000000" w:rsidRDefault="00000000" w:rsidRPr="00000000" w14:paraId="0000018F">
      <w:pPr>
        <w:rPr/>
      </w:pPr>
      <w:r w:rsidDel="00000000" w:rsidR="00000000" w:rsidRPr="00000000">
        <w:rPr>
          <w:rtl w:val="0"/>
        </w:rPr>
      </w:r>
    </w:p>
    <w:tbl>
      <w:tblPr>
        <w:tblStyle w:val="Table7"/>
        <w:tblW w:w="6090.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2688"/>
        <w:gridCol w:w="1317"/>
        <w:gridCol w:w="2085"/>
        <w:tblGridChange w:id="0">
          <w:tblGrid>
            <w:gridCol w:w="2688"/>
            <w:gridCol w:w="1317"/>
            <w:gridCol w:w="2085"/>
          </w:tblGrid>
        </w:tblGridChange>
      </w:tblGrid>
      <w:tr>
        <w:trPr>
          <w:cantSplit w:val="0"/>
          <w:trHeight w:val="210" w:hRule="atLeast"/>
          <w:tblHeader w:val="0"/>
        </w:trPr>
        <w:tc>
          <w:tcPr>
            <w:vMerge w:val="restart"/>
            <w:vAlign w:val="center"/>
          </w:tcPr>
          <w:p w:rsidR="00000000" w:rsidDel="00000000" w:rsidP="00000000" w:rsidRDefault="00000000" w:rsidRPr="00000000" w14:paraId="00000190">
            <w:pPr>
              <w:spacing w:line="276" w:lineRule="auto"/>
              <w:rPr>
                <w:sz w:val="20"/>
                <w:szCs w:val="20"/>
              </w:rPr>
            </w:pPr>
            <w:r w:rsidDel="00000000" w:rsidR="00000000" w:rsidRPr="00000000">
              <w:rPr>
                <w:sz w:val="20"/>
                <w:szCs w:val="20"/>
                <w:rtl w:val="0"/>
              </w:rPr>
              <w:t xml:space="preserve">Unidades de Área</w:t>
            </w:r>
          </w:p>
        </w:tc>
        <w:tc>
          <w:tcPr/>
          <w:p w:rsidR="00000000" w:rsidDel="00000000" w:rsidP="00000000" w:rsidRDefault="00000000" w:rsidRPr="00000000" w14:paraId="00000191">
            <w:pPr>
              <w:spacing w:line="276" w:lineRule="auto"/>
              <w:rPr>
                <w:sz w:val="20"/>
                <w:szCs w:val="20"/>
              </w:rPr>
            </w:pPr>
            <w:r w:rsidDel="00000000" w:rsidR="00000000" w:rsidRPr="00000000">
              <w:rPr>
                <w:sz w:val="20"/>
                <w:szCs w:val="20"/>
                <w:rtl w:val="0"/>
              </w:rPr>
              <w:t xml:space="preserve">Unidad</w:t>
            </w:r>
          </w:p>
        </w:tc>
        <w:tc>
          <w:tcPr/>
          <w:p w:rsidR="00000000" w:rsidDel="00000000" w:rsidP="00000000" w:rsidRDefault="00000000" w:rsidRPr="00000000" w14:paraId="00000192">
            <w:pPr>
              <w:spacing w:line="276" w:lineRule="auto"/>
              <w:rPr>
                <w:sz w:val="20"/>
                <w:szCs w:val="20"/>
              </w:rPr>
            </w:pPr>
            <w:r w:rsidDel="00000000" w:rsidR="00000000" w:rsidRPr="00000000">
              <w:rPr>
                <w:sz w:val="20"/>
                <w:szCs w:val="20"/>
                <w:rtl w:val="0"/>
              </w:rPr>
              <w:t xml:space="preserve">Equivalencia en m²</w:t>
            </w:r>
          </w:p>
        </w:tc>
      </w:tr>
      <w:tr>
        <w:trPr>
          <w:cantSplit w:val="0"/>
          <w:tblHeader w:val="0"/>
        </w:trPr>
        <w:tc>
          <w:tcPr>
            <w:vMerge w:val="continue"/>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4">
            <w:pPr>
              <w:spacing w:line="276" w:lineRule="auto"/>
              <w:rPr>
                <w:sz w:val="20"/>
                <w:szCs w:val="20"/>
              </w:rPr>
            </w:pPr>
            <w:r w:rsidDel="00000000" w:rsidR="00000000" w:rsidRPr="00000000">
              <w:rPr>
                <w:sz w:val="20"/>
                <w:szCs w:val="20"/>
                <w:rtl w:val="0"/>
              </w:rPr>
              <w:t xml:space="preserve">Hectárea</w:t>
            </w:r>
          </w:p>
        </w:tc>
        <w:tc>
          <w:tcPr/>
          <w:p w:rsidR="00000000" w:rsidDel="00000000" w:rsidP="00000000" w:rsidRDefault="00000000" w:rsidRPr="00000000" w14:paraId="00000195">
            <w:pPr>
              <w:spacing w:line="276" w:lineRule="auto"/>
              <w:jc w:val="right"/>
              <w:rPr>
                <w:sz w:val="20"/>
                <w:szCs w:val="20"/>
              </w:rPr>
            </w:pPr>
            <w:r w:rsidDel="00000000" w:rsidR="00000000" w:rsidRPr="00000000">
              <w:rPr>
                <w:sz w:val="20"/>
                <w:szCs w:val="20"/>
                <w:rtl w:val="0"/>
              </w:rPr>
              <w:t xml:space="preserve">10.000</w:t>
            </w:r>
          </w:p>
        </w:tc>
      </w:tr>
      <w:tr>
        <w:trPr>
          <w:cantSplit w:val="0"/>
          <w:tblHeader w:val="0"/>
        </w:trPr>
        <w:tc>
          <w:tcPr>
            <w:vMerge w:val="continue"/>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7">
            <w:pPr>
              <w:spacing w:line="276" w:lineRule="auto"/>
              <w:rPr>
                <w:sz w:val="20"/>
                <w:szCs w:val="20"/>
              </w:rPr>
            </w:pPr>
            <w:r w:rsidDel="00000000" w:rsidR="00000000" w:rsidRPr="00000000">
              <w:rPr>
                <w:sz w:val="20"/>
                <w:szCs w:val="20"/>
                <w:rtl w:val="0"/>
              </w:rPr>
              <w:t xml:space="preserve">Acre</w:t>
            </w:r>
          </w:p>
        </w:tc>
        <w:tc>
          <w:tcPr/>
          <w:p w:rsidR="00000000" w:rsidDel="00000000" w:rsidP="00000000" w:rsidRDefault="00000000" w:rsidRPr="00000000" w14:paraId="00000198">
            <w:pPr>
              <w:spacing w:line="276" w:lineRule="auto"/>
              <w:jc w:val="right"/>
              <w:rPr>
                <w:sz w:val="20"/>
                <w:szCs w:val="20"/>
              </w:rPr>
            </w:pPr>
            <w:r w:rsidDel="00000000" w:rsidR="00000000" w:rsidRPr="00000000">
              <w:rPr>
                <w:sz w:val="20"/>
                <w:szCs w:val="20"/>
                <w:rtl w:val="0"/>
              </w:rPr>
              <w:t xml:space="preserve">4.046,86</w:t>
            </w:r>
          </w:p>
        </w:tc>
      </w:tr>
      <w:tr>
        <w:trPr>
          <w:cantSplit w:val="0"/>
          <w:tblHeader w:val="0"/>
        </w:trPr>
        <w:tc>
          <w:tcPr>
            <w:vMerge w:val="continue"/>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A">
            <w:pPr>
              <w:spacing w:line="276" w:lineRule="auto"/>
              <w:rPr>
                <w:sz w:val="20"/>
                <w:szCs w:val="20"/>
              </w:rPr>
            </w:pPr>
            <w:r w:rsidDel="00000000" w:rsidR="00000000" w:rsidRPr="00000000">
              <w:rPr>
                <w:sz w:val="20"/>
                <w:szCs w:val="20"/>
                <w:rtl w:val="0"/>
              </w:rPr>
              <w:t xml:space="preserve">Pie²</w:t>
            </w:r>
          </w:p>
        </w:tc>
        <w:tc>
          <w:tcPr/>
          <w:p w:rsidR="00000000" w:rsidDel="00000000" w:rsidP="00000000" w:rsidRDefault="00000000" w:rsidRPr="00000000" w14:paraId="0000019B">
            <w:pPr>
              <w:spacing w:line="276" w:lineRule="auto"/>
              <w:jc w:val="right"/>
              <w:rPr>
                <w:sz w:val="20"/>
                <w:szCs w:val="20"/>
              </w:rPr>
            </w:pPr>
            <w:r w:rsidDel="00000000" w:rsidR="00000000" w:rsidRPr="00000000">
              <w:rPr>
                <w:sz w:val="20"/>
                <w:szCs w:val="20"/>
                <w:rtl w:val="0"/>
              </w:rPr>
              <w:t xml:space="preserve">0,092</w:t>
            </w:r>
          </w:p>
        </w:tc>
      </w:tr>
      <w:tr>
        <w:trPr>
          <w:cantSplit w:val="0"/>
          <w:tblHeader w:val="0"/>
        </w:trPr>
        <w:tc>
          <w:tcPr>
            <w:vMerge w:val="continue"/>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D">
            <w:pPr>
              <w:spacing w:line="276" w:lineRule="auto"/>
              <w:rPr>
                <w:sz w:val="20"/>
                <w:szCs w:val="20"/>
              </w:rPr>
            </w:pPr>
            <w:r w:rsidDel="00000000" w:rsidR="00000000" w:rsidRPr="00000000">
              <w:rPr>
                <w:sz w:val="20"/>
                <w:szCs w:val="20"/>
                <w:rtl w:val="0"/>
              </w:rPr>
              <w:t xml:space="preserve">Pulgada²</w:t>
            </w:r>
          </w:p>
        </w:tc>
        <w:tc>
          <w:tcPr/>
          <w:p w:rsidR="00000000" w:rsidDel="00000000" w:rsidP="00000000" w:rsidRDefault="00000000" w:rsidRPr="00000000" w14:paraId="0000019E">
            <w:pPr>
              <w:spacing w:line="276" w:lineRule="auto"/>
              <w:jc w:val="right"/>
              <w:rPr>
                <w:sz w:val="20"/>
                <w:szCs w:val="20"/>
              </w:rPr>
            </w:pPr>
            <w:r w:rsidDel="00000000" w:rsidR="00000000" w:rsidRPr="00000000">
              <w:rPr>
                <w:sz w:val="20"/>
                <w:szCs w:val="20"/>
                <w:rtl w:val="0"/>
              </w:rPr>
              <w:t xml:space="preserve">0.00064516</w:t>
            </w:r>
          </w:p>
        </w:tc>
      </w:tr>
      <w:tr>
        <w:trPr>
          <w:cantSplit w:val="0"/>
          <w:tblHeader w:val="0"/>
        </w:trPr>
        <w:tc>
          <w:tcPr>
            <w:vMerge w:val="continue"/>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0">
            <w:pPr>
              <w:spacing w:line="276" w:lineRule="auto"/>
              <w:rPr>
                <w:sz w:val="20"/>
                <w:szCs w:val="20"/>
              </w:rPr>
            </w:pPr>
            <w:r w:rsidDel="00000000" w:rsidR="00000000" w:rsidRPr="00000000">
              <w:rPr>
                <w:sz w:val="20"/>
                <w:szCs w:val="20"/>
                <w:rtl w:val="0"/>
              </w:rPr>
              <w:t xml:space="preserve">Yarda²</w:t>
            </w:r>
          </w:p>
        </w:tc>
        <w:tc>
          <w:tcPr/>
          <w:p w:rsidR="00000000" w:rsidDel="00000000" w:rsidP="00000000" w:rsidRDefault="00000000" w:rsidRPr="00000000" w14:paraId="000001A1">
            <w:pPr>
              <w:spacing w:line="276" w:lineRule="auto"/>
              <w:jc w:val="right"/>
              <w:rPr>
                <w:sz w:val="20"/>
                <w:szCs w:val="20"/>
              </w:rPr>
            </w:pPr>
            <w:r w:rsidDel="00000000" w:rsidR="00000000" w:rsidRPr="00000000">
              <w:rPr>
                <w:sz w:val="20"/>
                <w:szCs w:val="20"/>
                <w:rtl w:val="0"/>
              </w:rPr>
              <w:t xml:space="preserve">0.83</w:t>
            </w:r>
          </w:p>
        </w:tc>
      </w:tr>
      <w:tr>
        <w:trPr>
          <w:cantSplit w:val="0"/>
          <w:tblHeader w:val="0"/>
        </w:trPr>
        <w:tc>
          <w:tcPr>
            <w:vMerge w:val="continue"/>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3">
            <w:pPr>
              <w:spacing w:line="276" w:lineRule="auto"/>
              <w:rPr>
                <w:sz w:val="20"/>
                <w:szCs w:val="20"/>
              </w:rPr>
            </w:pPr>
            <w:r w:rsidDel="00000000" w:rsidR="00000000" w:rsidRPr="00000000">
              <w:rPr>
                <w:sz w:val="20"/>
                <w:szCs w:val="20"/>
                <w:rtl w:val="0"/>
              </w:rPr>
              <w:t xml:space="preserve">Km²</w:t>
            </w:r>
          </w:p>
        </w:tc>
        <w:tc>
          <w:tcPr/>
          <w:p w:rsidR="00000000" w:rsidDel="00000000" w:rsidP="00000000" w:rsidRDefault="00000000" w:rsidRPr="00000000" w14:paraId="000001A4">
            <w:pPr>
              <w:spacing w:line="276" w:lineRule="auto"/>
              <w:jc w:val="right"/>
              <w:rPr>
                <w:sz w:val="20"/>
                <w:szCs w:val="20"/>
              </w:rPr>
            </w:pPr>
            <w:r w:rsidDel="00000000" w:rsidR="00000000" w:rsidRPr="00000000">
              <w:rPr>
                <w:sz w:val="20"/>
                <w:szCs w:val="20"/>
                <w:rtl w:val="0"/>
              </w:rPr>
              <w:t xml:space="preserve">1.000.000</w:t>
            </w:r>
          </w:p>
        </w:tc>
      </w:tr>
      <w:tr>
        <w:trPr>
          <w:cantSplit w:val="0"/>
          <w:tblHeader w:val="0"/>
        </w:trPr>
        <w:tc>
          <w:tcPr>
            <w:vMerge w:val="continue"/>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6">
            <w:pPr>
              <w:spacing w:line="276" w:lineRule="auto"/>
              <w:rPr>
                <w:sz w:val="20"/>
                <w:szCs w:val="20"/>
              </w:rPr>
            </w:pPr>
            <w:r w:rsidDel="00000000" w:rsidR="00000000" w:rsidRPr="00000000">
              <w:rPr>
                <w:sz w:val="20"/>
                <w:szCs w:val="20"/>
                <w:rtl w:val="0"/>
              </w:rPr>
              <w:t xml:space="preserve">Fanegada</w:t>
            </w:r>
          </w:p>
        </w:tc>
        <w:tc>
          <w:tcPr/>
          <w:p w:rsidR="00000000" w:rsidDel="00000000" w:rsidP="00000000" w:rsidRDefault="00000000" w:rsidRPr="00000000" w14:paraId="000001A7">
            <w:pPr>
              <w:spacing w:line="276" w:lineRule="auto"/>
              <w:jc w:val="right"/>
              <w:rPr>
                <w:sz w:val="20"/>
                <w:szCs w:val="20"/>
              </w:rPr>
            </w:pPr>
            <w:r w:rsidDel="00000000" w:rsidR="00000000" w:rsidRPr="00000000">
              <w:rPr>
                <w:sz w:val="20"/>
                <w:szCs w:val="20"/>
                <w:rtl w:val="0"/>
              </w:rPr>
              <w:t xml:space="preserve">6.400</w:t>
            </w:r>
          </w:p>
        </w:tc>
      </w:tr>
    </w:tbl>
    <w:p w:rsidR="00000000" w:rsidDel="00000000" w:rsidP="00000000" w:rsidRDefault="00000000" w:rsidRPr="00000000" w14:paraId="000001A8">
      <w:pPr>
        <w:rPr/>
      </w:pPr>
      <w:r w:rsidDel="00000000" w:rsidR="00000000" w:rsidRPr="00000000">
        <w:rPr>
          <w:rtl w:val="0"/>
        </w:rPr>
      </w:r>
    </w:p>
    <w:tbl>
      <w:tblPr>
        <w:tblStyle w:val="Table8"/>
        <w:tblW w:w="6090.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1908"/>
        <w:gridCol w:w="2055"/>
        <w:gridCol w:w="2127"/>
        <w:tblGridChange w:id="0">
          <w:tblGrid>
            <w:gridCol w:w="1908"/>
            <w:gridCol w:w="2055"/>
            <w:gridCol w:w="2127"/>
          </w:tblGrid>
        </w:tblGridChange>
      </w:tblGrid>
      <w:tr>
        <w:trPr>
          <w:cantSplit w:val="0"/>
          <w:trHeight w:val="194" w:hRule="atLeast"/>
          <w:tblHeader w:val="0"/>
        </w:trPr>
        <w:tc>
          <w:tcPr>
            <w:vMerge w:val="restart"/>
            <w:vAlign w:val="center"/>
          </w:tcPr>
          <w:p w:rsidR="00000000" w:rsidDel="00000000" w:rsidP="00000000" w:rsidRDefault="00000000" w:rsidRPr="00000000" w14:paraId="000001A9">
            <w:pPr>
              <w:spacing w:line="276" w:lineRule="auto"/>
              <w:rPr>
                <w:sz w:val="20"/>
                <w:szCs w:val="20"/>
              </w:rPr>
            </w:pPr>
            <w:r w:rsidDel="00000000" w:rsidR="00000000" w:rsidRPr="00000000">
              <w:rPr>
                <w:sz w:val="20"/>
                <w:szCs w:val="20"/>
                <w:rtl w:val="0"/>
              </w:rPr>
              <w:t xml:space="preserve">Unidades de volumen</w:t>
            </w:r>
          </w:p>
        </w:tc>
        <w:tc>
          <w:tcPr/>
          <w:p w:rsidR="00000000" w:rsidDel="00000000" w:rsidP="00000000" w:rsidRDefault="00000000" w:rsidRPr="00000000" w14:paraId="000001AA">
            <w:pPr>
              <w:spacing w:line="276" w:lineRule="auto"/>
              <w:rPr>
                <w:sz w:val="20"/>
                <w:szCs w:val="20"/>
              </w:rPr>
            </w:pPr>
            <w:r w:rsidDel="00000000" w:rsidR="00000000" w:rsidRPr="00000000">
              <w:rPr>
                <w:sz w:val="20"/>
                <w:szCs w:val="20"/>
                <w:rtl w:val="0"/>
              </w:rPr>
              <w:t xml:space="preserve">Unidad</w:t>
            </w:r>
          </w:p>
        </w:tc>
        <w:tc>
          <w:tcPr/>
          <w:p w:rsidR="00000000" w:rsidDel="00000000" w:rsidP="00000000" w:rsidRDefault="00000000" w:rsidRPr="00000000" w14:paraId="000001AB">
            <w:pPr>
              <w:spacing w:line="276" w:lineRule="auto"/>
              <w:rPr>
                <w:sz w:val="20"/>
                <w:szCs w:val="20"/>
              </w:rPr>
            </w:pPr>
            <w:r w:rsidDel="00000000" w:rsidR="00000000" w:rsidRPr="00000000">
              <w:rPr>
                <w:sz w:val="20"/>
                <w:szCs w:val="20"/>
                <w:rtl w:val="0"/>
              </w:rPr>
              <w:t xml:space="preserve">Equivalencia en Litros</w:t>
            </w:r>
          </w:p>
        </w:tc>
      </w:tr>
      <w:tr>
        <w:trPr>
          <w:cantSplit w:val="0"/>
          <w:tblHeader w:val="0"/>
        </w:trPr>
        <w:tc>
          <w:tcPr>
            <w:vMerge w:val="continue"/>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D">
            <w:pPr>
              <w:spacing w:line="276" w:lineRule="auto"/>
              <w:rPr>
                <w:sz w:val="20"/>
                <w:szCs w:val="20"/>
              </w:rPr>
            </w:pPr>
            <w:r w:rsidDel="00000000" w:rsidR="00000000" w:rsidRPr="00000000">
              <w:rPr>
                <w:sz w:val="20"/>
                <w:szCs w:val="20"/>
                <w:rtl w:val="0"/>
              </w:rPr>
              <w:t xml:space="preserve">Metro³</w:t>
            </w:r>
          </w:p>
        </w:tc>
        <w:tc>
          <w:tcPr/>
          <w:p w:rsidR="00000000" w:rsidDel="00000000" w:rsidP="00000000" w:rsidRDefault="00000000" w:rsidRPr="00000000" w14:paraId="000001AE">
            <w:pPr>
              <w:spacing w:line="276" w:lineRule="auto"/>
              <w:jc w:val="right"/>
              <w:rPr>
                <w:sz w:val="20"/>
                <w:szCs w:val="20"/>
              </w:rPr>
            </w:pPr>
            <w:r w:rsidDel="00000000" w:rsidR="00000000" w:rsidRPr="00000000">
              <w:rPr>
                <w:sz w:val="20"/>
                <w:szCs w:val="20"/>
                <w:rtl w:val="0"/>
              </w:rPr>
              <w:t xml:space="preserve">1.000</w:t>
            </w:r>
          </w:p>
        </w:tc>
      </w:tr>
      <w:tr>
        <w:trPr>
          <w:cantSplit w:val="0"/>
          <w:tblHeader w:val="0"/>
        </w:trPr>
        <w:tc>
          <w:tcPr>
            <w:vMerge w:val="continue"/>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0">
            <w:pPr>
              <w:spacing w:line="276" w:lineRule="auto"/>
              <w:rPr>
                <w:sz w:val="20"/>
                <w:szCs w:val="20"/>
              </w:rPr>
            </w:pPr>
            <w:r w:rsidDel="00000000" w:rsidR="00000000" w:rsidRPr="00000000">
              <w:rPr>
                <w:sz w:val="20"/>
                <w:szCs w:val="20"/>
                <w:rtl w:val="0"/>
              </w:rPr>
              <w:t xml:space="preserve">Galón EEUU</w:t>
            </w:r>
          </w:p>
        </w:tc>
        <w:tc>
          <w:tcPr/>
          <w:p w:rsidR="00000000" w:rsidDel="00000000" w:rsidP="00000000" w:rsidRDefault="00000000" w:rsidRPr="00000000" w14:paraId="000001B1">
            <w:pPr>
              <w:spacing w:line="276" w:lineRule="auto"/>
              <w:jc w:val="right"/>
              <w:rPr>
                <w:sz w:val="20"/>
                <w:szCs w:val="20"/>
              </w:rPr>
            </w:pPr>
            <w:r w:rsidDel="00000000" w:rsidR="00000000" w:rsidRPr="00000000">
              <w:rPr>
                <w:sz w:val="20"/>
                <w:szCs w:val="20"/>
                <w:rtl w:val="0"/>
              </w:rPr>
              <w:t xml:space="preserve">3,78</w:t>
            </w:r>
          </w:p>
        </w:tc>
      </w:tr>
      <w:tr>
        <w:trPr>
          <w:cantSplit w:val="0"/>
          <w:tblHeader w:val="0"/>
        </w:trPr>
        <w:tc>
          <w:tcPr>
            <w:vMerge w:val="continue"/>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3">
            <w:pPr>
              <w:spacing w:line="276" w:lineRule="auto"/>
              <w:rPr>
                <w:sz w:val="20"/>
                <w:szCs w:val="20"/>
              </w:rPr>
            </w:pPr>
            <w:r w:rsidDel="00000000" w:rsidR="00000000" w:rsidRPr="00000000">
              <w:rPr>
                <w:sz w:val="20"/>
                <w:szCs w:val="20"/>
                <w:rtl w:val="0"/>
              </w:rPr>
              <w:t xml:space="preserve">Pinta EEUU</w:t>
            </w:r>
          </w:p>
        </w:tc>
        <w:tc>
          <w:tcPr/>
          <w:p w:rsidR="00000000" w:rsidDel="00000000" w:rsidP="00000000" w:rsidRDefault="00000000" w:rsidRPr="00000000" w14:paraId="000001B4">
            <w:pPr>
              <w:spacing w:line="276" w:lineRule="auto"/>
              <w:jc w:val="right"/>
              <w:rPr>
                <w:sz w:val="20"/>
                <w:szCs w:val="20"/>
              </w:rPr>
            </w:pPr>
            <w:r w:rsidDel="00000000" w:rsidR="00000000" w:rsidRPr="00000000">
              <w:rPr>
                <w:sz w:val="20"/>
                <w:szCs w:val="20"/>
                <w:rtl w:val="0"/>
              </w:rPr>
              <w:t xml:space="preserve">0,47</w:t>
            </w:r>
          </w:p>
        </w:tc>
      </w:tr>
      <w:tr>
        <w:trPr>
          <w:cantSplit w:val="0"/>
          <w:tblHeader w:val="0"/>
        </w:trPr>
        <w:tc>
          <w:tcPr>
            <w:vMerge w:val="continue"/>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6">
            <w:pPr>
              <w:spacing w:line="276" w:lineRule="auto"/>
              <w:rPr>
                <w:sz w:val="20"/>
                <w:szCs w:val="20"/>
              </w:rPr>
            </w:pPr>
            <w:r w:rsidDel="00000000" w:rsidR="00000000" w:rsidRPr="00000000">
              <w:rPr>
                <w:sz w:val="20"/>
                <w:szCs w:val="20"/>
                <w:rtl w:val="0"/>
              </w:rPr>
              <w:t xml:space="preserve">Onza líquida</w:t>
            </w:r>
          </w:p>
        </w:tc>
        <w:tc>
          <w:tcPr/>
          <w:p w:rsidR="00000000" w:rsidDel="00000000" w:rsidP="00000000" w:rsidRDefault="00000000" w:rsidRPr="00000000" w14:paraId="000001B7">
            <w:pPr>
              <w:spacing w:line="276" w:lineRule="auto"/>
              <w:jc w:val="right"/>
              <w:rPr>
                <w:sz w:val="20"/>
                <w:szCs w:val="20"/>
              </w:rPr>
            </w:pPr>
            <w:r w:rsidDel="00000000" w:rsidR="00000000" w:rsidRPr="00000000">
              <w:rPr>
                <w:sz w:val="20"/>
                <w:szCs w:val="20"/>
                <w:rtl w:val="0"/>
              </w:rPr>
              <w:t xml:space="preserve">0,029</w:t>
            </w:r>
          </w:p>
        </w:tc>
      </w:tr>
      <w:tr>
        <w:trPr>
          <w:cantSplit w:val="0"/>
          <w:tblHeader w:val="0"/>
        </w:trPr>
        <w:tc>
          <w:tcPr>
            <w:vMerge w:val="continue"/>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9">
            <w:pPr>
              <w:spacing w:line="276" w:lineRule="auto"/>
              <w:rPr>
                <w:sz w:val="20"/>
                <w:szCs w:val="20"/>
              </w:rPr>
            </w:pPr>
            <w:r w:rsidDel="00000000" w:rsidR="00000000" w:rsidRPr="00000000">
              <w:rPr>
                <w:sz w:val="20"/>
                <w:szCs w:val="20"/>
                <w:rtl w:val="0"/>
              </w:rPr>
              <w:t xml:space="preserve">Mililitro</w:t>
            </w:r>
          </w:p>
        </w:tc>
        <w:tc>
          <w:tcPr/>
          <w:p w:rsidR="00000000" w:rsidDel="00000000" w:rsidP="00000000" w:rsidRDefault="00000000" w:rsidRPr="00000000" w14:paraId="000001BA">
            <w:pPr>
              <w:spacing w:line="276" w:lineRule="auto"/>
              <w:jc w:val="right"/>
              <w:rPr>
                <w:sz w:val="20"/>
                <w:szCs w:val="20"/>
              </w:rPr>
            </w:pPr>
            <w:r w:rsidDel="00000000" w:rsidR="00000000" w:rsidRPr="00000000">
              <w:rPr>
                <w:sz w:val="20"/>
                <w:szCs w:val="20"/>
                <w:rtl w:val="0"/>
              </w:rPr>
              <w:t xml:space="preserve">0,001</w:t>
            </w:r>
          </w:p>
        </w:tc>
      </w:tr>
      <w:tr>
        <w:trPr>
          <w:cantSplit w:val="0"/>
          <w:tblHeader w:val="0"/>
        </w:trPr>
        <w:tc>
          <w:tcPr>
            <w:vMerge w:val="continue"/>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C">
            <w:pPr>
              <w:spacing w:line="276" w:lineRule="auto"/>
              <w:rPr>
                <w:sz w:val="20"/>
                <w:szCs w:val="20"/>
              </w:rPr>
            </w:pPr>
            <w:r w:rsidDel="00000000" w:rsidR="00000000" w:rsidRPr="00000000">
              <w:rPr>
                <w:sz w:val="20"/>
                <w:szCs w:val="20"/>
                <w:rtl w:val="0"/>
              </w:rPr>
              <w:t xml:space="preserve">Pie³</w:t>
            </w:r>
          </w:p>
        </w:tc>
        <w:tc>
          <w:tcPr/>
          <w:p w:rsidR="00000000" w:rsidDel="00000000" w:rsidP="00000000" w:rsidRDefault="00000000" w:rsidRPr="00000000" w14:paraId="000001BD">
            <w:pPr>
              <w:spacing w:line="276" w:lineRule="auto"/>
              <w:jc w:val="right"/>
              <w:rPr>
                <w:sz w:val="20"/>
                <w:szCs w:val="20"/>
              </w:rPr>
            </w:pPr>
            <w:r w:rsidDel="00000000" w:rsidR="00000000" w:rsidRPr="00000000">
              <w:rPr>
                <w:sz w:val="20"/>
                <w:szCs w:val="20"/>
                <w:rtl w:val="0"/>
              </w:rPr>
              <w:t xml:space="preserve">28,31</w:t>
            </w:r>
          </w:p>
        </w:tc>
      </w:tr>
      <w:tr>
        <w:trPr>
          <w:cantSplit w:val="0"/>
          <w:tblHeader w:val="0"/>
        </w:trPr>
        <w:tc>
          <w:tcPr>
            <w:vMerge w:val="continue"/>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F">
            <w:pPr>
              <w:spacing w:line="276" w:lineRule="auto"/>
              <w:rPr>
                <w:sz w:val="20"/>
                <w:szCs w:val="20"/>
              </w:rPr>
            </w:pPr>
            <w:r w:rsidDel="00000000" w:rsidR="00000000" w:rsidRPr="00000000">
              <w:rPr>
                <w:sz w:val="20"/>
                <w:szCs w:val="20"/>
                <w:rtl w:val="0"/>
              </w:rPr>
              <w:t xml:space="preserve">Pulgada³</w:t>
            </w:r>
          </w:p>
        </w:tc>
        <w:tc>
          <w:tcPr/>
          <w:p w:rsidR="00000000" w:rsidDel="00000000" w:rsidP="00000000" w:rsidRDefault="00000000" w:rsidRPr="00000000" w14:paraId="000001C0">
            <w:pPr>
              <w:spacing w:line="276" w:lineRule="auto"/>
              <w:jc w:val="right"/>
              <w:rPr>
                <w:sz w:val="20"/>
                <w:szCs w:val="20"/>
              </w:rPr>
            </w:pPr>
            <w:r w:rsidDel="00000000" w:rsidR="00000000" w:rsidRPr="00000000">
              <w:rPr>
                <w:sz w:val="20"/>
                <w:szCs w:val="20"/>
                <w:rtl w:val="0"/>
              </w:rPr>
              <w:t xml:space="preserve">0,016</w:t>
            </w:r>
          </w:p>
        </w:tc>
      </w:tr>
      <w:tr>
        <w:trPr>
          <w:cantSplit w:val="0"/>
          <w:tblHeader w:val="0"/>
        </w:trPr>
        <w:tc>
          <w:tcPr>
            <w:vMerge w:val="continue"/>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2">
            <w:pPr>
              <w:spacing w:line="276" w:lineRule="auto"/>
              <w:rPr>
                <w:sz w:val="20"/>
                <w:szCs w:val="20"/>
              </w:rPr>
            </w:pPr>
            <w:r w:rsidDel="00000000" w:rsidR="00000000" w:rsidRPr="00000000">
              <w:rPr>
                <w:sz w:val="20"/>
                <w:szCs w:val="20"/>
                <w:rtl w:val="0"/>
              </w:rPr>
              <w:t xml:space="preserve">Galón imperial</w:t>
            </w:r>
          </w:p>
        </w:tc>
        <w:tc>
          <w:tcPr/>
          <w:p w:rsidR="00000000" w:rsidDel="00000000" w:rsidP="00000000" w:rsidRDefault="00000000" w:rsidRPr="00000000" w14:paraId="000001C3">
            <w:pPr>
              <w:spacing w:line="276" w:lineRule="auto"/>
              <w:jc w:val="right"/>
              <w:rPr>
                <w:sz w:val="20"/>
                <w:szCs w:val="20"/>
              </w:rPr>
            </w:pPr>
            <w:r w:rsidDel="00000000" w:rsidR="00000000" w:rsidRPr="00000000">
              <w:rPr>
                <w:sz w:val="20"/>
                <w:szCs w:val="20"/>
                <w:rtl w:val="0"/>
              </w:rPr>
              <w:t xml:space="preserve">4,54</w:t>
            </w:r>
          </w:p>
        </w:tc>
      </w:tr>
      <w:tr>
        <w:trPr>
          <w:cantSplit w:val="0"/>
          <w:tblHeader w:val="0"/>
        </w:trPr>
        <w:tc>
          <w:tcPr>
            <w:vMerge w:val="continue"/>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Pinta imperial</w:t>
            </w:r>
          </w:p>
        </w:tc>
        <w:tc>
          <w:tcPr/>
          <w:p w:rsidR="00000000" w:rsidDel="00000000" w:rsidP="00000000" w:rsidRDefault="00000000" w:rsidRPr="00000000" w14:paraId="000001C6">
            <w:pPr>
              <w:spacing w:line="276" w:lineRule="auto"/>
              <w:jc w:val="right"/>
              <w:rPr>
                <w:sz w:val="20"/>
                <w:szCs w:val="20"/>
              </w:rPr>
            </w:pPr>
            <w:r w:rsidDel="00000000" w:rsidR="00000000" w:rsidRPr="00000000">
              <w:rPr>
                <w:sz w:val="20"/>
                <w:szCs w:val="20"/>
                <w:rtl w:val="0"/>
              </w:rPr>
              <w:t xml:space="preserve">0,56</w:t>
            </w:r>
          </w:p>
        </w:tc>
      </w:tr>
      <w:tr>
        <w:trPr>
          <w:cantSplit w:val="0"/>
          <w:tblHeader w:val="0"/>
        </w:trPr>
        <w:tc>
          <w:tcPr>
            <w:vMerge w:val="continue"/>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8">
            <w:pPr>
              <w:spacing w:line="276" w:lineRule="auto"/>
              <w:rPr>
                <w:sz w:val="20"/>
                <w:szCs w:val="20"/>
              </w:rPr>
            </w:pPr>
            <w:r w:rsidDel="00000000" w:rsidR="00000000" w:rsidRPr="00000000">
              <w:rPr>
                <w:sz w:val="20"/>
                <w:szCs w:val="20"/>
                <w:rtl w:val="0"/>
              </w:rPr>
              <w:t xml:space="preserve">Onza líquida imperial</w:t>
            </w:r>
          </w:p>
        </w:tc>
        <w:tc>
          <w:tcPr/>
          <w:p w:rsidR="00000000" w:rsidDel="00000000" w:rsidP="00000000" w:rsidRDefault="00000000" w:rsidRPr="00000000" w14:paraId="000001C9">
            <w:pPr>
              <w:spacing w:line="276" w:lineRule="auto"/>
              <w:jc w:val="right"/>
              <w:rPr>
                <w:sz w:val="20"/>
                <w:szCs w:val="20"/>
              </w:rPr>
            </w:pPr>
            <w:r w:rsidDel="00000000" w:rsidR="00000000" w:rsidRPr="00000000">
              <w:rPr>
                <w:sz w:val="20"/>
                <w:szCs w:val="20"/>
                <w:rtl w:val="0"/>
              </w:rPr>
              <w:t xml:space="preserve">0,028</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C">
      <w:pPr>
        <w:rPr/>
      </w:pPr>
      <w:sdt>
        <w:sdtPr>
          <w:tag w:val="goog_rdk_32"/>
        </w:sdtPr>
        <w:sdtContent>
          <w:commentRangeStart w:id="25"/>
        </w:sdtContent>
      </w:sdt>
      <w:r w:rsidDel="00000000" w:rsidR="00000000" w:rsidRPr="00000000">
        <w:rPr>
          <w:rtl w:val="0"/>
        </w:rPr>
        <w:t xml:space="preserve">Las instalaciones para el alojamiento, manejo, protección y alimentación de las especies pecuarias deben proporcionar, entre otras cosas, lo siguiente: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-101599</wp:posOffset>
                </wp:positionV>
                <wp:extent cx="6581775" cy="2036990"/>
                <wp:effectExtent b="0" l="0" r="0" t="0"/>
                <wp:wrapNone/>
                <wp:docPr id="633" name=""/>
                <a:graphic>
                  <a:graphicData uri="http://schemas.microsoft.com/office/word/2010/wordprocessingShape">
                    <wps:wsp>
                      <wps:cNvSpPr/>
                      <wps:cNvPr id="83" name="Shape 83"/>
                      <wps:spPr>
                        <a:xfrm>
                          <a:off x="2069400" y="2775793"/>
                          <a:ext cx="6553200" cy="2008415"/>
                        </a:xfrm>
                        <a:prstGeom prst="rect">
                          <a:avLst/>
                        </a:prstGeom>
                        <a:no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-101599</wp:posOffset>
                </wp:positionV>
                <wp:extent cx="6581775" cy="2036990"/>
                <wp:effectExtent b="0" l="0" r="0" t="0"/>
                <wp:wrapNone/>
                <wp:docPr id="633"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6581775" cy="2036990"/>
                        </a:xfrm>
                        <a:prstGeom prst="rect"/>
                        <a:ln/>
                      </pic:spPr>
                    </pic:pic>
                  </a:graphicData>
                </a:graphic>
              </wp:anchor>
            </w:drawing>
          </mc:Fallback>
        </mc:AlternateConten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Protección frente a los elementos: lluvia, frío, viento, sol, calor, humedad. </w:t>
      </w:r>
      <w:r w:rsidDel="00000000" w:rsidR="00000000" w:rsidRPr="00000000">
        <w:rPr>
          <w:rtl w:val="0"/>
        </w:rPr>
      </w:r>
    </w:p>
    <w:p w:rsidR="00000000" w:rsidDel="00000000" w:rsidP="00000000" w:rsidRDefault="00000000" w:rsidRPr="00000000" w14:paraId="000001CF">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Un piso seco, firme, bien drenado y no resbaladizo que sea resistente a la orina y los excrementos. </w:t>
      </w:r>
      <w:r w:rsidDel="00000000" w:rsidR="00000000" w:rsidRPr="00000000">
        <w:rPr>
          <w:rtl w:val="0"/>
        </w:rPr>
      </w:r>
    </w:p>
    <w:p w:rsidR="00000000" w:rsidDel="00000000" w:rsidP="00000000" w:rsidRDefault="00000000" w:rsidRPr="00000000" w14:paraId="000001D0">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Protección frente a depredadores.</w:t>
      </w:r>
      <w:r w:rsidDel="00000000" w:rsidR="00000000" w:rsidRPr="00000000">
        <w:rPr>
          <w:rtl w:val="0"/>
        </w:rPr>
      </w:r>
    </w:p>
    <w:p w:rsidR="00000000" w:rsidDel="00000000" w:rsidP="00000000" w:rsidRDefault="00000000" w:rsidRPr="00000000" w14:paraId="000001D1">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Espacio para desplazarse y ejercitarse. </w:t>
      </w:r>
      <w:r w:rsidDel="00000000" w:rsidR="00000000" w:rsidRPr="00000000">
        <w:rPr>
          <w:rtl w:val="0"/>
        </w:rPr>
      </w:r>
    </w:p>
    <w:p w:rsidR="00000000" w:rsidDel="00000000" w:rsidP="00000000" w:rsidRDefault="00000000" w:rsidRPr="00000000" w14:paraId="000001D2">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Dependiendo del sistema, es ideal disponer de una zona de pastoreo. </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Las instalaciones pecuarias más comunes para las principales explotaciones pecuarias son las siguientes: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3.1.4.</w:t>
        <w:tab/>
        <w:t xml:space="preserve">Instalaciones</w:t>
      </w:r>
    </w:p>
    <w:p w:rsidR="00000000" w:rsidDel="00000000" w:rsidP="00000000" w:rsidRDefault="00000000" w:rsidRPr="00000000" w14:paraId="000001D9">
      <w:pPr>
        <w:rPr/>
      </w:pPr>
      <w:r w:rsidDel="00000000" w:rsidR="00000000" w:rsidRPr="00000000">
        <w:rPr>
          <w:rtl w:val="0"/>
        </w:rPr>
      </w:r>
    </w:p>
    <w:sdt>
      <w:sdtPr>
        <w:tag w:val="goog_rdk_34"/>
      </w:sdtPr>
      <w:sdtContent>
        <w:p w:rsidR="00000000" w:rsidDel="00000000" w:rsidP="00000000" w:rsidRDefault="00000000" w:rsidRPr="00000000" w14:paraId="000001DA">
          <w:pPr>
            <w:rPr>
              <w:ins w:author="Angela Zapata Guzmán" w:id="2" w:date="2021-11-16T22:56:00Z"/>
              <w:b w:val="1"/>
            </w:rPr>
          </w:pPr>
          <w:r w:rsidDel="00000000" w:rsidR="00000000" w:rsidRPr="00000000">
            <w:rPr>
              <w:rtl w:val="0"/>
            </w:rPr>
            <w:t xml:space="preserve">Principales instalaciones de acuerdo con la especie animal.     </w:t>
          </w:r>
          <w:sdt>
            <w:sdtPr>
              <w:tag w:val="goog_rdk_33"/>
            </w:sdtPr>
            <w:sdtContent>
              <w:ins w:author="Angela Zapata Guzmán" w:id="2" w:date="2021-11-16T22:56:00Z">
                <w:r w:rsidDel="00000000" w:rsidR="00000000" w:rsidRPr="00000000">
                  <w:rPr>
                    <w:rtl w:val="0"/>
                  </w:rPr>
                </w:r>
              </w:ins>
            </w:sdtContent>
          </w:sdt>
        </w:p>
      </w:sdtContent>
    </w:sdt>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mc:AlternateContent>
          <mc:Choice Requires="wpg">
            <w:drawing>
              <wp:inline distB="0" distT="0" distL="0" distR="0">
                <wp:extent cx="4010025" cy="3819525"/>
                <wp:effectExtent b="0" l="0" r="0" t="0"/>
                <wp:docPr id="640" name=""/>
                <a:graphic>
                  <a:graphicData uri="http://schemas.microsoft.com/office/word/2010/wordprocessingGroup">
                    <wpg:wgp>
                      <wpg:cNvGrpSpPr/>
                      <wpg:grpSpPr>
                        <a:xfrm>
                          <a:off x="3340988" y="1870238"/>
                          <a:ext cx="4010025" cy="3819525"/>
                          <a:chOff x="3340988" y="1870238"/>
                          <a:chExt cx="4010025" cy="3819525"/>
                        </a:xfrm>
                      </wpg:grpSpPr>
                      <wpg:grpSp>
                        <wpg:cNvGrpSpPr/>
                        <wpg:grpSpPr>
                          <a:xfrm>
                            <a:off x="3340988" y="1870238"/>
                            <a:ext cx="4010025" cy="3819525"/>
                            <a:chOff x="3340988" y="1870238"/>
                            <a:chExt cx="4010025" cy="3819525"/>
                          </a:xfrm>
                        </wpg:grpSpPr>
                        <wps:wsp>
                          <wps:cNvSpPr/>
                          <wps:cNvPr id="10" name="Shape 10"/>
                          <wps:spPr>
                            <a:xfrm>
                              <a:off x="3340988" y="1870238"/>
                              <a:ext cx="4010025"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40988" y="1870238"/>
                              <a:ext cx="4010025" cy="3819525"/>
                              <a:chOff x="3340988" y="1870238"/>
                              <a:chExt cx="4010025" cy="3819525"/>
                            </a:xfrm>
                          </wpg:grpSpPr>
                          <wps:wsp>
                            <wps:cNvSpPr/>
                            <wps:cNvPr id="126" name="Shape 126"/>
                            <wps:spPr>
                              <a:xfrm>
                                <a:off x="3340988" y="1870238"/>
                                <a:ext cx="4010025"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40988" y="1870238"/>
                                <a:ext cx="4010025" cy="3819525"/>
                                <a:chOff x="0" y="0"/>
                                <a:chExt cx="4010025" cy="3819525"/>
                              </a:xfrm>
                            </wpg:grpSpPr>
                            <wps:wsp>
                              <wps:cNvSpPr/>
                              <wps:cNvPr id="128" name="Shape 128"/>
                              <wps:spPr>
                                <a:xfrm>
                                  <a:off x="0" y="0"/>
                                  <a:ext cx="4010025"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010025" cy="3819525"/>
                                  <a:chOff x="0" y="0"/>
                                  <a:chExt cx="4010025" cy="3819525"/>
                                </a:xfrm>
                              </wpg:grpSpPr>
                              <wps:wsp>
                                <wps:cNvSpPr/>
                                <wps:cNvPr id="130" name="Shape 130"/>
                                <wps:spPr>
                                  <a:xfrm>
                                    <a:off x="0" y="0"/>
                                    <a:ext cx="4010025"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0"/>
                                    <a:ext cx="4010025" cy="50168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852173" y="0"/>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Bovinos - bufalinos:</w:t>
                                      </w:r>
                                      <w:r w:rsidDel="00000000" w:rsidR="00000000" w:rsidRPr="00000000">
                                        <w:rPr>
                                          <w:rFonts w:ascii="Arial" w:cs="Arial" w:eastAsia="Arial" w:hAnsi="Arial"/>
                                          <w:b w:val="0"/>
                                          <w:i w:val="0"/>
                                          <w:smallCaps w:val="0"/>
                                          <w:strike w:val="0"/>
                                          <w:color w:val="000000"/>
                                          <w:sz w:val="18"/>
                                          <w:vertAlign w:val="baseline"/>
                                        </w:rPr>
                                        <w:t xml:space="preserve"> cercas, corrales, establos, salas de ordeño, comederos, saladeros, bebederos. </w:t>
                                      </w:r>
                                    </w:p>
                                  </w:txbxContent>
                                </wps:txbx>
                                <wps:bodyPr anchorCtr="0" anchor="ctr" bIns="34275" lIns="34275" spcFirstLastPara="1" rIns="34275" wrap="square" tIns="34275">
                                  <a:noAutofit/>
                                </wps:bodyPr>
                              </wps:wsp>
                              <wps:wsp>
                                <wps:cNvSpPr/>
                                <wps:cNvPr id="133" name="Shape 133"/>
                                <wps:spPr>
                                  <a:xfrm>
                                    <a:off x="50168" y="50168"/>
                                    <a:ext cx="802005" cy="401348"/>
                                  </a:xfrm>
                                  <a:prstGeom prst="roundRect">
                                    <a:avLst>
                                      <a:gd fmla="val 10000" name="adj"/>
                                    </a:avLst>
                                  </a:prstGeom>
                                  <a:blipFill rotWithShape="1">
                                    <a:blip r:embed="rId35">
                                      <a:alphaModFix/>
                                    </a:blip>
                                    <a:stretch>
                                      <a:fillRect b="-65969" l="0" r="0" t="-6597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0" y="551854"/>
                                    <a:ext cx="4010025" cy="50168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852173" y="551854"/>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Equinos: </w:t>
                                      </w:r>
                                      <w:r w:rsidDel="00000000" w:rsidR="00000000" w:rsidRPr="00000000">
                                        <w:rPr>
                                          <w:rFonts w:ascii="Arial" w:cs="Arial" w:eastAsia="Arial" w:hAnsi="Arial"/>
                                          <w:b w:val="0"/>
                                          <w:i w:val="0"/>
                                          <w:smallCaps w:val="0"/>
                                          <w:strike w:val="0"/>
                                          <w:color w:val="000000"/>
                                          <w:sz w:val="18"/>
                                          <w:vertAlign w:val="baseline"/>
                                        </w:rPr>
                                        <w:t xml:space="preserve">cercas, corrales, establos, pesebreras, comederos, bebederos. </w:t>
                                      </w:r>
                                    </w:p>
                                  </w:txbxContent>
                                </wps:txbx>
                                <wps:bodyPr anchorCtr="0" anchor="ctr" bIns="34275" lIns="34275" spcFirstLastPara="1" rIns="34275" wrap="square" tIns="34275">
                                  <a:noAutofit/>
                                </wps:bodyPr>
                              </wps:wsp>
                              <wps:wsp>
                                <wps:cNvSpPr/>
                                <wps:cNvPr id="136" name="Shape 136"/>
                                <wps:spPr>
                                  <a:xfrm>
                                    <a:off x="50168" y="602022"/>
                                    <a:ext cx="802005" cy="401348"/>
                                  </a:xfrm>
                                  <a:prstGeom prst="roundRect">
                                    <a:avLst>
                                      <a:gd fmla="val 10000" name="adj"/>
                                    </a:avLst>
                                  </a:prstGeom>
                                  <a:blipFill rotWithShape="1">
                                    <a:blip r:embed="rId36">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0" y="1103708"/>
                                    <a:ext cx="4010025" cy="501685"/>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852173" y="1103708"/>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Aves: </w:t>
                                      </w:r>
                                      <w:r w:rsidDel="00000000" w:rsidR="00000000" w:rsidRPr="00000000">
                                        <w:rPr>
                                          <w:rFonts w:ascii="Arial" w:cs="Arial" w:eastAsia="Arial" w:hAnsi="Arial"/>
                                          <w:b w:val="0"/>
                                          <w:i w:val="0"/>
                                          <w:smallCaps w:val="0"/>
                                          <w:strike w:val="0"/>
                                          <w:color w:val="000000"/>
                                          <w:sz w:val="18"/>
                                          <w:vertAlign w:val="baseline"/>
                                        </w:rPr>
                                        <w:t xml:space="preserve">corrales, galpones, camas de postura, incubadoras, comederos, bebederos. </w:t>
                                      </w:r>
                                    </w:p>
                                  </w:txbxContent>
                                </wps:txbx>
                                <wps:bodyPr anchorCtr="0" anchor="ctr" bIns="34275" lIns="34275" spcFirstLastPara="1" rIns="34275" wrap="square" tIns="34275">
                                  <a:noAutofit/>
                                </wps:bodyPr>
                              </wps:wsp>
                              <wps:wsp>
                                <wps:cNvSpPr/>
                                <wps:cNvPr id="139" name="Shape 139"/>
                                <wps:spPr>
                                  <a:xfrm>
                                    <a:off x="50168" y="1153877"/>
                                    <a:ext cx="802005" cy="401348"/>
                                  </a:xfrm>
                                  <a:prstGeom prst="roundRect">
                                    <a:avLst>
                                      <a:gd fmla="val 10000" name="adj"/>
                                    </a:avLst>
                                  </a:prstGeom>
                                  <a:blipFill rotWithShape="1">
                                    <a:blip r:embed="rId37">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0" y="1655562"/>
                                    <a:ext cx="4010025" cy="50168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852173" y="1655562"/>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Porcinos:</w:t>
                                      </w:r>
                                      <w:r w:rsidDel="00000000" w:rsidR="00000000" w:rsidRPr="00000000">
                                        <w:rPr>
                                          <w:rFonts w:ascii="Arial" w:cs="Arial" w:eastAsia="Arial" w:hAnsi="Arial"/>
                                          <w:b w:val="0"/>
                                          <w:i w:val="0"/>
                                          <w:smallCaps w:val="0"/>
                                          <w:strike w:val="0"/>
                                          <w:color w:val="000000"/>
                                          <w:sz w:val="18"/>
                                          <w:vertAlign w:val="baseline"/>
                                        </w:rPr>
                                        <w:t xml:space="preserve"> porquerizas, parideras, corrales, comederos, bebederos. </w:t>
                                      </w:r>
                                    </w:p>
                                  </w:txbxContent>
                                </wps:txbx>
                                <wps:bodyPr anchorCtr="0" anchor="ctr" bIns="34275" lIns="34275" spcFirstLastPara="1" rIns="34275" wrap="square" tIns="34275">
                                  <a:noAutofit/>
                                </wps:bodyPr>
                              </wps:wsp>
                              <wps:wsp>
                                <wps:cNvSpPr/>
                                <wps:cNvPr id="142" name="Shape 142"/>
                                <wps:spPr>
                                  <a:xfrm>
                                    <a:off x="50168" y="1705731"/>
                                    <a:ext cx="802005" cy="401348"/>
                                  </a:xfrm>
                                  <a:prstGeom prst="roundRect">
                                    <a:avLst>
                                      <a:gd fmla="val 10000" name="adj"/>
                                    </a:avLst>
                                  </a:prstGeom>
                                  <a:blipFill rotWithShape="1">
                                    <a:blip r:embed="rId38">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2207416"/>
                                    <a:ext cx="4010025" cy="501685"/>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852173" y="2207416"/>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Ovinos - caprinos:</w:t>
                                      </w:r>
                                      <w:r w:rsidDel="00000000" w:rsidR="00000000" w:rsidRPr="00000000">
                                        <w:rPr>
                                          <w:rFonts w:ascii="Arial" w:cs="Arial" w:eastAsia="Arial" w:hAnsi="Arial"/>
                                          <w:b w:val="0"/>
                                          <w:i w:val="0"/>
                                          <w:smallCaps w:val="0"/>
                                          <w:strike w:val="0"/>
                                          <w:color w:val="000000"/>
                                          <w:sz w:val="18"/>
                                          <w:vertAlign w:val="baseline"/>
                                        </w:rPr>
                                        <w:t xml:space="preserve"> apriscos, plataformas de ordeño, comederos, bebederos.</w:t>
                                      </w:r>
                                    </w:p>
                                  </w:txbxContent>
                                </wps:txbx>
                                <wps:bodyPr anchorCtr="0" anchor="ctr" bIns="34275" lIns="34275" spcFirstLastPara="1" rIns="34275" wrap="square" tIns="34275">
                                  <a:noAutofit/>
                                </wps:bodyPr>
                              </wps:wsp>
                              <wps:wsp>
                                <wps:cNvSpPr/>
                                <wps:cNvPr id="145" name="Shape 145"/>
                                <wps:spPr>
                                  <a:xfrm>
                                    <a:off x="50168" y="2257585"/>
                                    <a:ext cx="802005" cy="401348"/>
                                  </a:xfrm>
                                  <a:prstGeom prst="roundRect">
                                    <a:avLst>
                                      <a:gd fmla="val 10000" name="adj"/>
                                    </a:avLst>
                                  </a:prstGeom>
                                  <a:blipFill rotWithShape="1">
                                    <a:blip r:embed="rId39">
                                      <a:alphaModFix/>
                                    </a:blip>
                                    <a:stretch>
                                      <a:fillRect b="-65969" l="0" r="0" t="-6597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2759271"/>
                                    <a:ext cx="4010025" cy="50168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852173" y="2759271"/>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Especies menores: </w:t>
                                      </w:r>
                                      <w:r w:rsidDel="00000000" w:rsidR="00000000" w:rsidRPr="00000000">
                                        <w:rPr>
                                          <w:rFonts w:ascii="Arial" w:cs="Arial" w:eastAsia="Arial" w:hAnsi="Arial"/>
                                          <w:b w:val="0"/>
                                          <w:i w:val="0"/>
                                          <w:smallCaps w:val="0"/>
                                          <w:strike w:val="0"/>
                                          <w:color w:val="000000"/>
                                          <w:sz w:val="18"/>
                                          <w:vertAlign w:val="baseline"/>
                                        </w:rPr>
                                        <w:t xml:space="preserve">corrales, jaulas individuales, jaulas grupales, comederos, bebederos.</w:t>
                                      </w:r>
                                    </w:p>
                                  </w:txbxContent>
                                </wps:txbx>
                                <wps:bodyPr anchorCtr="0" anchor="ctr" bIns="34275" lIns="34275" spcFirstLastPara="1" rIns="34275" wrap="square" tIns="34275">
                                  <a:noAutofit/>
                                </wps:bodyPr>
                              </wps:wsp>
                              <wps:wsp>
                                <wps:cNvSpPr/>
                                <wps:cNvPr id="148" name="Shape 148"/>
                                <wps:spPr>
                                  <a:xfrm>
                                    <a:off x="50168" y="2809439"/>
                                    <a:ext cx="802005" cy="401348"/>
                                  </a:xfrm>
                                  <a:prstGeom prst="roundRect">
                                    <a:avLst>
                                      <a:gd fmla="val 10000" name="adj"/>
                                    </a:avLst>
                                  </a:prstGeom>
                                  <a:blipFill rotWithShape="1">
                                    <a:blip r:embed="rId40">
                                      <a:alphaModFix/>
                                    </a:blip>
                                    <a:stretch>
                                      <a:fillRect b="-88997" l="0" r="0" t="-88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0" y="3311125"/>
                                    <a:ext cx="4010025" cy="50168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852173" y="3311125"/>
                                    <a:ext cx="3157851" cy="5016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Peces: </w:t>
                                      </w:r>
                                      <w:r w:rsidDel="00000000" w:rsidR="00000000" w:rsidRPr="00000000">
                                        <w:rPr>
                                          <w:rFonts w:ascii="Arial" w:cs="Arial" w:eastAsia="Arial" w:hAnsi="Arial"/>
                                          <w:b w:val="0"/>
                                          <w:i w:val="0"/>
                                          <w:smallCaps w:val="0"/>
                                          <w:strike w:val="0"/>
                                          <w:color w:val="000000"/>
                                          <w:sz w:val="18"/>
                                          <w:vertAlign w:val="baseline"/>
                                        </w:rPr>
                                        <w:t xml:space="preserve">estanques, jaulas flotantes. </w:t>
                                      </w:r>
                                    </w:p>
                                  </w:txbxContent>
                                </wps:txbx>
                                <wps:bodyPr anchorCtr="0" anchor="ctr" bIns="34275" lIns="34275" spcFirstLastPara="1" rIns="34275" wrap="square" tIns="34275">
                                  <a:noAutofit/>
                                </wps:bodyPr>
                              </wps:wsp>
                              <wps:wsp>
                                <wps:cNvSpPr/>
                                <wps:cNvPr id="151" name="Shape 151"/>
                                <wps:spPr>
                                  <a:xfrm>
                                    <a:off x="50168" y="3361293"/>
                                    <a:ext cx="802005" cy="401348"/>
                                  </a:xfrm>
                                  <a:prstGeom prst="roundRect">
                                    <a:avLst>
                                      <a:gd fmla="val 10000" name="adj"/>
                                    </a:avLst>
                                  </a:prstGeom>
                                  <a:blipFill rotWithShape="1">
                                    <a:blip r:embed="rId41">
                                      <a:alphaModFix/>
                                    </a:blip>
                                    <a:stretch>
                                      <a:fillRect b="-112958" l="0" r="0" t="-11295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4010025" cy="3819525"/>
                <wp:effectExtent b="0" l="0" r="0" t="0"/>
                <wp:docPr id="640" name="image35.png"/>
                <a:graphic>
                  <a:graphicData uri="http://schemas.openxmlformats.org/drawingml/2006/picture">
                    <pic:pic>
                      <pic:nvPicPr>
                        <pic:cNvPr id="0" name="image35.png"/>
                        <pic:cNvPicPr preferRelativeResize="0"/>
                      </pic:nvPicPr>
                      <pic:blipFill>
                        <a:blip r:embed="rId42"/>
                        <a:srcRect/>
                        <a:stretch>
                          <a:fillRect/>
                        </a:stretch>
                      </pic:blipFill>
                      <pic:spPr>
                        <a:xfrm>
                          <a:off x="0" y="0"/>
                          <a:ext cx="4010025" cy="381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Otras instalaciones recomendadas para las en la cría de especies pecuarias se describen a continuación, que han de estar acorde a las características de cada especie y los recursos disponibles.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b w:val="1"/>
          <w:color w:val="000000"/>
          <w:rtl w:val="0"/>
        </w:rPr>
        <w:t xml:space="preserve">Comederos, bebederos y saladeros: </w:t>
      </w:r>
      <w:r w:rsidDel="00000000" w:rsidR="00000000" w:rsidRPr="00000000">
        <w:rPr>
          <w:color w:val="000000"/>
          <w:rtl w:val="0"/>
        </w:rPr>
        <w:t xml:space="preserve">existen múltiples diseños de comederos, los cuales se ajustan a las condiciones de cada explotación y a la disponibilidad de recursos. En el caso de los bovinos, bufalinos y equinos, los comederos a menudo consisten en recipientes o estructuras de mampostería que pueden tener un largo variable y una profundidad de entre 20 a 25 cm. En algunas explotaciones estos comederos se elaboran a partir de materiales reutilizados como llantas o canecas plásticas abiertas por la mitad longitudinalmente. En el caso de los porcinos, ovinos y caprinos, las dimensiones de estos recipientes cambian para lograr la comodidad del animal al momento de alimentarse. </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color w:val="000000"/>
          <w:rtl w:val="0"/>
        </w:rPr>
        <w:t xml:space="preserve">En las explotaciones porcinas, es común la instalación de bebederos automáticos o “chupos” los cuales se conectan directamente al sistema de conducción de agua para que el animal tome el líquido de forma directa. </w:t>
      </w:r>
      <w:r w:rsidDel="00000000" w:rsidR="00000000" w:rsidRPr="00000000">
        <w:rPr>
          <w:rtl w:val="0"/>
        </w:rPr>
      </w:r>
    </w:p>
    <w:p w:rsidR="00000000" w:rsidDel="00000000" w:rsidP="00000000" w:rsidRDefault="00000000" w:rsidRPr="00000000" w14:paraId="000001E3">
      <w:pPr>
        <w:rPr/>
      </w:pPr>
      <w:r w:rsidDel="00000000" w:rsidR="00000000" w:rsidRPr="00000000">
        <w:rPr>
          <w:color w:val="000000"/>
          <w:rtl w:val="0"/>
        </w:rPr>
        <w:t xml:space="preserve">En sistemas avícolas y de otras especies menores, los comederos y bebederos son portátiles y diseñados especialmente para evitar el desperdicio de agua y alimento. </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color w:val="000000"/>
        </w:rPr>
        <w:drawing>
          <wp:inline distB="0" distT="0" distL="0" distR="0">
            <wp:extent cx="6332220" cy="2313940"/>
            <wp:effectExtent b="0" l="0" r="0" t="0"/>
            <wp:docPr descr="Interfaz de usuario gráfica, Sitio web&#10;&#10;Descripción generada automáticamente" id="659" name="image40.png"/>
            <a:graphic>
              <a:graphicData uri="http://schemas.openxmlformats.org/drawingml/2006/picture">
                <pic:pic>
                  <pic:nvPicPr>
                    <pic:cNvPr descr="Interfaz de usuario gráfica, Sitio web&#10;&#10;Descripción generada automáticamente" id="0" name="image40.png"/>
                    <pic:cNvPicPr preferRelativeResize="0"/>
                  </pic:nvPicPr>
                  <pic:blipFill>
                    <a:blip r:embed="rId43"/>
                    <a:srcRect b="0" l="0" r="0" t="0"/>
                    <a:stretch>
                      <a:fillRect/>
                    </a:stretch>
                  </pic:blipFill>
                  <pic:spPr>
                    <a:xfrm>
                      <a:off x="0" y="0"/>
                      <a:ext cx="6332220" cy="231394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color w:val="000000"/>
          <w:rtl w:val="0"/>
        </w:rPr>
        <w:t xml:space="preserve">En lo relacionado con la construcción de comederos y saladeros se recomienda lo siguiente:</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br w:type="textWrapping"/>
      </w:r>
    </w:p>
    <w:p w:rsidR="00000000" w:rsidDel="00000000" w:rsidP="00000000" w:rsidRDefault="00000000" w:rsidRPr="00000000" w14:paraId="000001E9">
      <w:pPr>
        <w:numPr>
          <w:ilvl w:val="0"/>
          <w:numId w:val="11"/>
        </w:numPr>
        <w:ind w:left="720" w:hanging="360"/>
        <w:rPr>
          <w:color w:val="000000"/>
        </w:rPr>
      </w:pPr>
      <w:r w:rsidDel="00000000" w:rsidR="00000000" w:rsidRPr="00000000">
        <w:rPr>
          <w:color w:val="000000"/>
          <w:rtl w:val="0"/>
        </w:rPr>
        <w:t xml:space="preserve">Utilizar materiales fáciles de asear y manipular, que resistan la corrosión, las inclemencias del clima y el uso por parte de los animales.</w:t>
      </w:r>
    </w:p>
    <w:p w:rsidR="00000000" w:rsidDel="00000000" w:rsidP="00000000" w:rsidRDefault="00000000" w:rsidRPr="00000000" w14:paraId="000001EA">
      <w:pPr>
        <w:numPr>
          <w:ilvl w:val="0"/>
          <w:numId w:val="11"/>
        </w:numPr>
        <w:ind w:left="720" w:hanging="360"/>
        <w:rPr>
          <w:color w:val="000000"/>
        </w:rPr>
      </w:pPr>
      <w:r w:rsidDel="00000000" w:rsidR="00000000" w:rsidRPr="00000000">
        <w:rPr>
          <w:color w:val="000000"/>
          <w:rtl w:val="0"/>
        </w:rPr>
        <w:t xml:space="preserve">Construir cubiertas que los protejan del sol y la lluvia para evitar el deterioro del alimento que se deposite allí.</w:t>
      </w:r>
    </w:p>
    <w:p w:rsidR="00000000" w:rsidDel="00000000" w:rsidP="00000000" w:rsidRDefault="00000000" w:rsidRPr="00000000" w14:paraId="000001EB">
      <w:pPr>
        <w:numPr>
          <w:ilvl w:val="0"/>
          <w:numId w:val="11"/>
        </w:numPr>
        <w:ind w:left="720" w:hanging="360"/>
        <w:rPr>
          <w:color w:val="000000"/>
        </w:rPr>
      </w:pPr>
      <w:r w:rsidDel="00000000" w:rsidR="00000000" w:rsidRPr="00000000">
        <w:rPr>
          <w:color w:val="000000"/>
          <w:rtl w:val="0"/>
        </w:rPr>
        <w:t xml:space="preserve">Ubicarlos en zonas de fácil acceso para todos los animales. </w:t>
      </w:r>
    </w:p>
    <w:p w:rsidR="00000000" w:rsidDel="00000000" w:rsidP="00000000" w:rsidRDefault="00000000" w:rsidRPr="00000000" w14:paraId="000001EC">
      <w:pPr>
        <w:numPr>
          <w:ilvl w:val="0"/>
          <w:numId w:val="11"/>
        </w:numPr>
        <w:ind w:left="720" w:hanging="360"/>
        <w:rPr>
          <w:color w:val="000000"/>
        </w:rPr>
      </w:pPr>
      <w:r w:rsidDel="00000000" w:rsidR="00000000" w:rsidRPr="00000000">
        <w:rPr>
          <w:color w:val="000000"/>
          <w:rtl w:val="0"/>
        </w:rPr>
        <w:t xml:space="preserve">Adecuarlos a las condiciones de cada explotación pecuaria. </w:t>
      </w:r>
    </w:p>
    <w:p w:rsidR="00000000" w:rsidDel="00000000" w:rsidP="00000000" w:rsidRDefault="00000000" w:rsidRPr="00000000" w14:paraId="000001ED">
      <w:pPr>
        <w:rPr>
          <w:color w:val="000000"/>
        </w:rPr>
      </w:pPr>
      <w:r w:rsidDel="00000000" w:rsidR="00000000" w:rsidRPr="00000000">
        <w:rPr>
          <w:rtl w:val="0"/>
        </w:rPr>
      </w:r>
    </w:p>
    <w:p w:rsidR="00000000" w:rsidDel="00000000" w:rsidP="00000000" w:rsidRDefault="00000000" w:rsidRPr="00000000" w14:paraId="000001EE">
      <w:pPr>
        <w:rPr>
          <w:color w:val="000000"/>
        </w:rPr>
      </w:pPr>
      <w:r w:rsidDel="00000000" w:rsidR="00000000" w:rsidRPr="00000000">
        <w:rPr>
          <w:rtl w:val="0"/>
        </w:rPr>
      </w:r>
    </w:p>
    <w:p w:rsidR="00000000" w:rsidDel="00000000" w:rsidP="00000000" w:rsidRDefault="00000000" w:rsidRPr="00000000" w14:paraId="000001EF">
      <w:pPr>
        <w:rPr>
          <w:color w:val="000000"/>
        </w:rPr>
      </w:pPr>
      <w:r w:rsidDel="00000000" w:rsidR="00000000" w:rsidRPr="00000000">
        <w:rPr>
          <w:rtl w:val="0"/>
        </w:rPr>
        <w:t xml:space="preserve">Dependiendo de la explotación</w:t>
      </w:r>
      <w:r w:rsidDel="00000000" w:rsidR="00000000" w:rsidRPr="00000000">
        <w:rPr>
          <w:color w:val="000000"/>
          <w:rtl w:val="0"/>
        </w:rPr>
        <w:t xml:space="preserve"> pecuaria y del ciclo donde se encuentre, existen algunas instalaciones complementarias que son necesarias para el desarrollo de la actividad productiva.</w:t>
      </w:r>
    </w:p>
    <w:p w:rsidR="00000000" w:rsidDel="00000000" w:rsidP="00000000" w:rsidRDefault="00000000" w:rsidRPr="00000000" w14:paraId="000001F0">
      <w:pPr>
        <w:rPr>
          <w:color w:val="000000"/>
        </w:rPr>
      </w:pPr>
      <w:r w:rsidDel="00000000" w:rsidR="00000000" w:rsidRPr="00000000">
        <w:rPr>
          <w:rtl w:val="0"/>
        </w:rPr>
      </w:r>
    </w:p>
    <w:p w:rsidR="00000000" w:rsidDel="00000000" w:rsidP="00000000" w:rsidRDefault="00000000" w:rsidRPr="00000000" w14:paraId="000001F1">
      <w:pPr>
        <w:rPr>
          <w:color w:val="000000"/>
        </w:rPr>
      </w:pPr>
      <w:sdt>
        <w:sdtPr>
          <w:tag w:val="goog_rdk_35"/>
        </w:sdtPr>
        <w:sdtContent>
          <w:commentRangeStart w:id="26"/>
        </w:sdtContent>
      </w:sdt>
      <w:r w:rsidDel="00000000" w:rsidR="00000000" w:rsidRPr="00000000">
        <w:rPr>
          <w:rtl w:val="0"/>
        </w:rPr>
      </w:r>
    </w:p>
    <w:p w:rsidR="00000000" w:rsidDel="00000000" w:rsidP="00000000" w:rsidRDefault="00000000" w:rsidRPr="00000000" w14:paraId="000001F2">
      <w:pPr>
        <w:rPr>
          <w:color w:val="000000"/>
        </w:rPr>
      </w:pPr>
      <w:r w:rsidDel="00000000" w:rsidR="00000000" w:rsidRPr="00000000">
        <w:rPr>
          <w:rtl w:val="0"/>
        </w:rPr>
      </w:r>
    </w:p>
    <w:p w:rsidR="00000000" w:rsidDel="00000000" w:rsidP="00000000" w:rsidRDefault="00000000" w:rsidRPr="00000000" w14:paraId="000001F3">
      <w:pPr>
        <w:rPr>
          <w:color w:val="00000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F4">
      <w:pPr>
        <w:rPr>
          <w:color w:val="000000"/>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3.1.5.</w:t>
        <w:tab/>
        <w:t xml:space="preserve">Elección de materiales de construcción</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Para elegir los materiales con los que se construirán las instalaciones en la unidad pecuaria, es importante determinar si es una explotación intensiva o semiintensiva, el número de animales a alojar, la disponibilidad de recursos y las condiciones agroecológicas de la zona. Debido a que las instalaciones deben ofrecer seguridad y protección, tanto a los animales como al personal que allí labora, es importante elegir materiales resistentes frente a las condiciones del entorno y que tengan alta durabilidad. En términos generales, los materiales más empleados para la construcción de instalaciones pecuarias son los siguientes: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center"/>
        <w:rPr>
          <w:b w:val="1"/>
        </w:rPr>
      </w:pPr>
      <w:r w:rsidDel="00000000" w:rsidR="00000000" w:rsidRPr="00000000">
        <w:rPr>
          <w:b w:val="1"/>
          <w:rtl w:val="0"/>
        </w:rPr>
        <w:t xml:space="preserve">Principales materiales de construcción empleados en instalaciones pecuarias</w:t>
      </w:r>
    </w:p>
    <w:tbl>
      <w:tblPr>
        <w:tblStyle w:val="Table9"/>
        <w:tblW w:w="7933.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1275"/>
        <w:gridCol w:w="3540"/>
        <w:gridCol w:w="3118"/>
        <w:tblGridChange w:id="0">
          <w:tblGrid>
            <w:gridCol w:w="1275"/>
            <w:gridCol w:w="3540"/>
            <w:gridCol w:w="3118"/>
          </w:tblGrid>
        </w:tblGridChange>
      </w:tblGrid>
      <w:tr>
        <w:trPr>
          <w:cantSplit w:val="0"/>
          <w:trHeight w:val="300" w:hRule="atLeast"/>
          <w:tblHeader w:val="0"/>
        </w:trPr>
        <w:tc>
          <w:tcPr>
            <w:vAlign w:val="center"/>
          </w:tcPr>
          <w:p w:rsidR="00000000" w:rsidDel="00000000" w:rsidP="00000000" w:rsidRDefault="00000000" w:rsidRPr="00000000" w14:paraId="000001FA">
            <w:pPr>
              <w:spacing w:line="276" w:lineRule="auto"/>
              <w:rPr>
                <w:sz w:val="20"/>
                <w:szCs w:val="20"/>
              </w:rPr>
            </w:pPr>
            <w:r w:rsidDel="00000000" w:rsidR="00000000" w:rsidRPr="00000000">
              <w:rPr>
                <w:sz w:val="20"/>
                <w:szCs w:val="20"/>
                <w:rtl w:val="0"/>
              </w:rPr>
              <w:t xml:space="preserve">Material</w:t>
            </w:r>
          </w:p>
        </w:tc>
        <w:tc>
          <w:tcPr>
            <w:vAlign w:val="center"/>
          </w:tcPr>
          <w:p w:rsidR="00000000" w:rsidDel="00000000" w:rsidP="00000000" w:rsidRDefault="00000000" w:rsidRPr="00000000" w14:paraId="000001FB">
            <w:pPr>
              <w:spacing w:line="276" w:lineRule="auto"/>
              <w:rPr>
                <w:sz w:val="20"/>
                <w:szCs w:val="20"/>
              </w:rPr>
            </w:pPr>
            <w:r w:rsidDel="00000000" w:rsidR="00000000" w:rsidRPr="00000000">
              <w:rPr>
                <w:sz w:val="20"/>
                <w:szCs w:val="20"/>
                <w:rtl w:val="0"/>
              </w:rPr>
              <w:t xml:space="preserve">Ventajas</w:t>
            </w:r>
          </w:p>
        </w:tc>
        <w:tc>
          <w:tcPr>
            <w:vAlign w:val="center"/>
          </w:tcPr>
          <w:p w:rsidR="00000000" w:rsidDel="00000000" w:rsidP="00000000" w:rsidRDefault="00000000" w:rsidRPr="00000000" w14:paraId="000001FC">
            <w:pPr>
              <w:spacing w:line="276" w:lineRule="auto"/>
              <w:rPr>
                <w:sz w:val="20"/>
                <w:szCs w:val="20"/>
              </w:rPr>
            </w:pPr>
            <w:r w:rsidDel="00000000" w:rsidR="00000000" w:rsidRPr="00000000">
              <w:rPr>
                <w:sz w:val="20"/>
                <w:szCs w:val="20"/>
                <w:rtl w:val="0"/>
              </w:rPr>
              <w:t xml:space="preserve">Desventajas</w:t>
            </w:r>
          </w:p>
        </w:tc>
      </w:tr>
      <w:tr>
        <w:trPr>
          <w:cantSplit w:val="0"/>
          <w:trHeight w:val="1164" w:hRule="atLeast"/>
          <w:tblHeader w:val="0"/>
        </w:trPr>
        <w:tc>
          <w:tcPr>
            <w:vAlign w:val="center"/>
          </w:tcPr>
          <w:p w:rsidR="00000000" w:rsidDel="00000000" w:rsidP="00000000" w:rsidRDefault="00000000" w:rsidRPr="00000000" w14:paraId="000001FD">
            <w:pPr>
              <w:spacing w:line="276" w:lineRule="auto"/>
              <w:rPr>
                <w:sz w:val="20"/>
                <w:szCs w:val="20"/>
              </w:rPr>
            </w:pPr>
            <w:r w:rsidDel="00000000" w:rsidR="00000000" w:rsidRPr="00000000">
              <w:rPr>
                <w:sz w:val="20"/>
                <w:szCs w:val="20"/>
                <w:rtl w:val="0"/>
              </w:rPr>
              <w:t xml:space="preserve">Madera</w:t>
            </w:r>
          </w:p>
        </w:tc>
        <w:tc>
          <w:tcPr/>
          <w:p w:rsidR="00000000" w:rsidDel="00000000" w:rsidP="00000000" w:rsidRDefault="00000000" w:rsidRPr="00000000" w14:paraId="000001FE">
            <w:pPr>
              <w:spacing w:line="276" w:lineRule="auto"/>
              <w:rPr>
                <w:b w:val="0"/>
                <w:sz w:val="20"/>
                <w:szCs w:val="20"/>
              </w:rPr>
            </w:pPr>
            <w:r w:rsidDel="00000000" w:rsidR="00000000" w:rsidRPr="00000000">
              <w:rPr>
                <w:b w:val="0"/>
                <w:sz w:val="20"/>
                <w:szCs w:val="20"/>
                <w:rtl w:val="0"/>
              </w:rPr>
              <w:t xml:space="preserve">Fácil de trabajar.</w:t>
              <w:br w:type="textWrapping"/>
              <w:t xml:space="preserve">Disponibilidad.</w:t>
              <w:br w:type="textWrapping"/>
              <w:t xml:space="preserve">Segura para los animales.</w:t>
              <w:br w:type="textWrapping"/>
              <w:t xml:space="preserve">Liviana y resistente.</w:t>
              <w:br w:type="textWrapping"/>
              <w:t xml:space="preserve">Diversidad de formas y usos.</w:t>
              <w:br w:type="textWrapping"/>
              <w:t xml:space="preserve">Bajos costos de instalación.</w:t>
            </w:r>
          </w:p>
        </w:tc>
        <w:tc>
          <w:tcPr/>
          <w:p w:rsidR="00000000" w:rsidDel="00000000" w:rsidP="00000000" w:rsidRDefault="00000000" w:rsidRPr="00000000" w14:paraId="000001FF">
            <w:pPr>
              <w:spacing w:line="276" w:lineRule="auto"/>
              <w:rPr>
                <w:b w:val="0"/>
                <w:sz w:val="20"/>
                <w:szCs w:val="20"/>
              </w:rPr>
            </w:pPr>
            <w:r w:rsidDel="00000000" w:rsidR="00000000" w:rsidRPr="00000000">
              <w:rPr>
                <w:b w:val="0"/>
                <w:sz w:val="20"/>
                <w:szCs w:val="20"/>
                <w:rtl w:val="0"/>
              </w:rPr>
              <w:t xml:space="preserve">Alto costo.</w:t>
              <w:br w:type="textWrapping"/>
              <w:t xml:space="preserve">Uso restringido.</w:t>
              <w:br w:type="textWrapping"/>
              <w:t xml:space="preserve">Poca durabilidad.</w:t>
              <w:br w:type="textWrapping"/>
              <w:t xml:space="preserve">Alto costo de mantenimiento.</w:t>
            </w:r>
          </w:p>
        </w:tc>
      </w:tr>
      <w:tr>
        <w:trPr>
          <w:cantSplit w:val="0"/>
          <w:trHeight w:val="631" w:hRule="atLeast"/>
          <w:tblHeader w:val="0"/>
        </w:trPr>
        <w:tc>
          <w:tcPr>
            <w:vAlign w:val="center"/>
          </w:tcPr>
          <w:p w:rsidR="00000000" w:rsidDel="00000000" w:rsidP="00000000" w:rsidRDefault="00000000" w:rsidRPr="00000000" w14:paraId="00000200">
            <w:pPr>
              <w:spacing w:line="276" w:lineRule="auto"/>
              <w:rPr>
                <w:sz w:val="20"/>
                <w:szCs w:val="20"/>
              </w:rPr>
            </w:pPr>
            <w:r w:rsidDel="00000000" w:rsidR="00000000" w:rsidRPr="00000000">
              <w:rPr>
                <w:sz w:val="20"/>
                <w:szCs w:val="20"/>
                <w:rtl w:val="0"/>
              </w:rPr>
              <w:t xml:space="preserve">Madera plástica</w:t>
            </w:r>
          </w:p>
        </w:tc>
        <w:tc>
          <w:tcPr/>
          <w:p w:rsidR="00000000" w:rsidDel="00000000" w:rsidP="00000000" w:rsidRDefault="00000000" w:rsidRPr="00000000" w14:paraId="00000201">
            <w:pPr>
              <w:spacing w:line="276" w:lineRule="auto"/>
              <w:rPr>
                <w:b w:val="0"/>
                <w:sz w:val="20"/>
                <w:szCs w:val="20"/>
              </w:rPr>
            </w:pPr>
            <w:r w:rsidDel="00000000" w:rsidR="00000000" w:rsidRPr="00000000">
              <w:rPr>
                <w:b w:val="0"/>
                <w:sz w:val="20"/>
                <w:szCs w:val="20"/>
                <w:rtl w:val="0"/>
              </w:rPr>
              <w:t xml:space="preserve">Durable.</w:t>
              <w:br w:type="textWrapping"/>
              <w:t xml:space="preserve">Seguro para animales y personas.</w:t>
              <w:br w:type="textWrapping"/>
              <w:t xml:space="preserve">Amable con el ambiente.</w:t>
              <w:br w:type="textWrapping"/>
              <w:t xml:space="preserve">Bajos costos de mantenimiento.</w:t>
            </w:r>
          </w:p>
          <w:p w:rsidR="00000000" w:rsidDel="00000000" w:rsidP="00000000" w:rsidRDefault="00000000" w:rsidRPr="00000000" w14:paraId="00000202">
            <w:pPr>
              <w:spacing w:line="276" w:lineRule="auto"/>
              <w:rPr>
                <w:b w:val="0"/>
                <w:sz w:val="20"/>
                <w:szCs w:val="20"/>
              </w:rPr>
            </w:pPr>
            <w:r w:rsidDel="00000000" w:rsidR="00000000" w:rsidRPr="00000000">
              <w:rPr>
                <w:b w:val="0"/>
                <w:sz w:val="20"/>
                <w:szCs w:val="20"/>
                <w:rtl w:val="0"/>
              </w:rPr>
              <w:t xml:space="preserve">Buen aislante térmico.</w:t>
            </w:r>
          </w:p>
        </w:tc>
        <w:tc>
          <w:tcPr/>
          <w:p w:rsidR="00000000" w:rsidDel="00000000" w:rsidP="00000000" w:rsidRDefault="00000000" w:rsidRPr="00000000" w14:paraId="00000203">
            <w:pPr>
              <w:spacing w:line="276" w:lineRule="auto"/>
              <w:rPr>
                <w:b w:val="0"/>
                <w:sz w:val="20"/>
                <w:szCs w:val="20"/>
              </w:rPr>
            </w:pPr>
            <w:r w:rsidDel="00000000" w:rsidR="00000000" w:rsidRPr="00000000">
              <w:rPr>
                <w:b w:val="0"/>
                <w:sz w:val="20"/>
                <w:szCs w:val="20"/>
                <w:rtl w:val="0"/>
              </w:rPr>
              <w:t xml:space="preserve">Poca disponibilidad.</w:t>
              <w:br w:type="textWrapping"/>
              <w:t xml:space="preserve">Difícil de trabajar.</w:t>
              <w:br w:type="textWrapping"/>
              <w:t xml:space="preserve">Uso limitado a postes y recipientes.</w:t>
              <w:br w:type="textWrapping"/>
              <w:t xml:space="preserve">Altos costos de instalación.</w:t>
            </w:r>
          </w:p>
        </w:tc>
      </w:tr>
      <w:tr>
        <w:trPr>
          <w:cantSplit w:val="0"/>
          <w:trHeight w:val="847" w:hRule="atLeast"/>
          <w:tblHeader w:val="0"/>
        </w:trPr>
        <w:tc>
          <w:tcPr>
            <w:vAlign w:val="center"/>
          </w:tcPr>
          <w:p w:rsidR="00000000" w:rsidDel="00000000" w:rsidP="00000000" w:rsidRDefault="00000000" w:rsidRPr="00000000" w14:paraId="00000204">
            <w:pPr>
              <w:spacing w:line="276" w:lineRule="auto"/>
              <w:rPr>
                <w:sz w:val="20"/>
                <w:szCs w:val="20"/>
              </w:rPr>
            </w:pPr>
            <w:r w:rsidDel="00000000" w:rsidR="00000000" w:rsidRPr="00000000">
              <w:rPr>
                <w:sz w:val="20"/>
                <w:szCs w:val="20"/>
                <w:rtl w:val="0"/>
              </w:rPr>
              <w:t xml:space="preserve">Metal</w:t>
            </w:r>
          </w:p>
        </w:tc>
        <w:tc>
          <w:tcPr/>
          <w:p w:rsidR="00000000" w:rsidDel="00000000" w:rsidP="00000000" w:rsidRDefault="00000000" w:rsidRPr="00000000" w14:paraId="00000205">
            <w:pPr>
              <w:spacing w:line="276" w:lineRule="auto"/>
              <w:rPr>
                <w:b w:val="0"/>
                <w:sz w:val="20"/>
                <w:szCs w:val="20"/>
              </w:rPr>
            </w:pPr>
            <w:r w:rsidDel="00000000" w:rsidR="00000000" w:rsidRPr="00000000">
              <w:rPr>
                <w:b w:val="0"/>
                <w:sz w:val="20"/>
                <w:szCs w:val="20"/>
                <w:rtl w:val="0"/>
              </w:rPr>
              <w:t xml:space="preserve">Durable.</w:t>
              <w:br w:type="textWrapping"/>
              <w:t xml:space="preserve">Seguro para el uso de animales.</w:t>
              <w:br w:type="textWrapping"/>
              <w:t xml:space="preserve">Diversidad de usos.</w:t>
              <w:br w:type="textWrapping"/>
              <w:t xml:space="preserve">Fácil de trabajar.</w:t>
            </w:r>
          </w:p>
        </w:tc>
        <w:tc>
          <w:tcPr/>
          <w:p w:rsidR="00000000" w:rsidDel="00000000" w:rsidP="00000000" w:rsidRDefault="00000000" w:rsidRPr="00000000" w14:paraId="00000206">
            <w:pPr>
              <w:spacing w:line="276" w:lineRule="auto"/>
              <w:rPr>
                <w:b w:val="0"/>
                <w:sz w:val="20"/>
                <w:szCs w:val="20"/>
              </w:rPr>
            </w:pPr>
            <w:r w:rsidDel="00000000" w:rsidR="00000000" w:rsidRPr="00000000">
              <w:rPr>
                <w:b w:val="0"/>
                <w:sz w:val="20"/>
                <w:szCs w:val="20"/>
                <w:rtl w:val="0"/>
              </w:rPr>
              <w:t xml:space="preserve">Alto costo de instalación.</w:t>
              <w:br w:type="textWrapping"/>
              <w:t xml:space="preserve">Alto costo de mantenimiento.</w:t>
              <w:br w:type="textWrapping"/>
              <w:t xml:space="preserve">Alto costo de transporte.</w:t>
            </w:r>
          </w:p>
          <w:p w:rsidR="00000000" w:rsidDel="00000000" w:rsidP="00000000" w:rsidRDefault="00000000" w:rsidRPr="00000000" w14:paraId="00000207">
            <w:pPr>
              <w:spacing w:line="276" w:lineRule="auto"/>
              <w:rPr>
                <w:b w:val="0"/>
                <w:sz w:val="20"/>
                <w:szCs w:val="20"/>
              </w:rPr>
            </w:pPr>
            <w:r w:rsidDel="00000000" w:rsidR="00000000" w:rsidRPr="00000000">
              <w:rPr>
                <w:b w:val="0"/>
                <w:sz w:val="20"/>
                <w:szCs w:val="20"/>
                <w:rtl w:val="0"/>
              </w:rPr>
              <w:t xml:space="preserve">Baja capacidad como aislante térmico.</w:t>
            </w:r>
          </w:p>
        </w:tc>
      </w:tr>
      <w:tr>
        <w:trPr>
          <w:cantSplit w:val="0"/>
          <w:trHeight w:val="912" w:hRule="atLeast"/>
          <w:tblHeader w:val="0"/>
        </w:trPr>
        <w:tc>
          <w:tcPr>
            <w:vAlign w:val="center"/>
          </w:tcPr>
          <w:p w:rsidR="00000000" w:rsidDel="00000000" w:rsidP="00000000" w:rsidRDefault="00000000" w:rsidRPr="00000000" w14:paraId="00000208">
            <w:pPr>
              <w:spacing w:line="276" w:lineRule="auto"/>
              <w:rPr>
                <w:sz w:val="20"/>
                <w:szCs w:val="20"/>
              </w:rPr>
            </w:pPr>
            <w:r w:rsidDel="00000000" w:rsidR="00000000" w:rsidRPr="00000000">
              <w:rPr>
                <w:sz w:val="20"/>
                <w:szCs w:val="20"/>
                <w:rtl w:val="0"/>
              </w:rPr>
              <w:t xml:space="preserve">Mampostería</w:t>
            </w:r>
          </w:p>
        </w:tc>
        <w:tc>
          <w:tcPr/>
          <w:p w:rsidR="00000000" w:rsidDel="00000000" w:rsidP="00000000" w:rsidRDefault="00000000" w:rsidRPr="00000000" w14:paraId="00000209">
            <w:pPr>
              <w:spacing w:line="276" w:lineRule="auto"/>
              <w:rPr>
                <w:b w:val="0"/>
                <w:sz w:val="20"/>
                <w:szCs w:val="20"/>
              </w:rPr>
            </w:pPr>
            <w:r w:rsidDel="00000000" w:rsidR="00000000" w:rsidRPr="00000000">
              <w:rPr>
                <w:b w:val="0"/>
                <w:sz w:val="20"/>
                <w:szCs w:val="20"/>
                <w:rtl w:val="0"/>
              </w:rPr>
              <w:t xml:space="preserve">Durable.</w:t>
              <w:br w:type="textWrapping"/>
              <w:t xml:space="preserve">Fácil de trabajar.</w:t>
              <w:br w:type="textWrapping"/>
              <w:t xml:space="preserve">Bajos costos de instalación.</w:t>
              <w:br w:type="textWrapping"/>
              <w:t xml:space="preserve">Seguro para animales y personas.</w:t>
              <w:br w:type="textWrapping"/>
              <w:t xml:space="preserve">Diversidad de usos y formas.</w:t>
            </w:r>
          </w:p>
          <w:p w:rsidR="00000000" w:rsidDel="00000000" w:rsidP="00000000" w:rsidRDefault="00000000" w:rsidRPr="00000000" w14:paraId="0000020A">
            <w:pPr>
              <w:spacing w:line="276" w:lineRule="auto"/>
              <w:rPr>
                <w:b w:val="0"/>
                <w:sz w:val="20"/>
                <w:szCs w:val="20"/>
              </w:rPr>
            </w:pPr>
            <w:r w:rsidDel="00000000" w:rsidR="00000000" w:rsidRPr="00000000">
              <w:rPr>
                <w:b w:val="0"/>
                <w:sz w:val="20"/>
                <w:szCs w:val="20"/>
                <w:rtl w:val="0"/>
              </w:rPr>
              <w:t xml:space="preserve">Alta capacidad de aislamiento térmico.</w:t>
            </w:r>
          </w:p>
        </w:tc>
        <w:tc>
          <w:tcPr/>
          <w:p w:rsidR="00000000" w:rsidDel="00000000" w:rsidP="00000000" w:rsidRDefault="00000000" w:rsidRPr="00000000" w14:paraId="0000020B">
            <w:pPr>
              <w:spacing w:line="276" w:lineRule="auto"/>
              <w:rPr>
                <w:b w:val="0"/>
                <w:sz w:val="20"/>
                <w:szCs w:val="20"/>
              </w:rPr>
            </w:pPr>
            <w:r w:rsidDel="00000000" w:rsidR="00000000" w:rsidRPr="00000000">
              <w:rPr>
                <w:b w:val="0"/>
                <w:sz w:val="20"/>
                <w:szCs w:val="20"/>
                <w:rtl w:val="0"/>
              </w:rPr>
              <w:t xml:space="preserve">Alto costo de transporte de materiales.</w:t>
              <w:br w:type="textWrapping"/>
              <w:t xml:space="preserve">Difícil acceso a algunos predios.</w:t>
            </w:r>
          </w:p>
        </w:tc>
      </w:tr>
      <w:tr>
        <w:trPr>
          <w:cantSplit w:val="0"/>
          <w:trHeight w:val="1255" w:hRule="atLeast"/>
          <w:tblHeader w:val="0"/>
        </w:trPr>
        <w:tc>
          <w:tcPr>
            <w:vAlign w:val="center"/>
          </w:tcPr>
          <w:p w:rsidR="00000000" w:rsidDel="00000000" w:rsidP="00000000" w:rsidRDefault="00000000" w:rsidRPr="00000000" w14:paraId="0000020C">
            <w:pPr>
              <w:spacing w:line="276" w:lineRule="auto"/>
              <w:rPr>
                <w:sz w:val="20"/>
                <w:szCs w:val="20"/>
              </w:rPr>
            </w:pPr>
            <w:r w:rsidDel="00000000" w:rsidR="00000000" w:rsidRPr="00000000">
              <w:rPr>
                <w:sz w:val="20"/>
                <w:szCs w:val="20"/>
                <w:rtl w:val="0"/>
              </w:rPr>
              <w:t xml:space="preserve">Guadua</w:t>
            </w:r>
          </w:p>
        </w:tc>
        <w:tc>
          <w:tcPr/>
          <w:p w:rsidR="00000000" w:rsidDel="00000000" w:rsidP="00000000" w:rsidRDefault="00000000" w:rsidRPr="00000000" w14:paraId="0000020D">
            <w:pPr>
              <w:spacing w:line="276" w:lineRule="auto"/>
              <w:rPr>
                <w:b w:val="0"/>
                <w:sz w:val="20"/>
                <w:szCs w:val="20"/>
              </w:rPr>
            </w:pPr>
            <w:r w:rsidDel="00000000" w:rsidR="00000000" w:rsidRPr="00000000">
              <w:rPr>
                <w:b w:val="0"/>
                <w:sz w:val="20"/>
                <w:szCs w:val="20"/>
                <w:rtl w:val="0"/>
              </w:rPr>
              <w:t xml:space="preserve">Alta durabilidad.</w:t>
            </w:r>
          </w:p>
          <w:p w:rsidR="00000000" w:rsidDel="00000000" w:rsidP="00000000" w:rsidRDefault="00000000" w:rsidRPr="00000000" w14:paraId="0000020E">
            <w:pPr>
              <w:spacing w:line="276" w:lineRule="auto"/>
              <w:rPr>
                <w:b w:val="0"/>
                <w:sz w:val="20"/>
                <w:szCs w:val="20"/>
              </w:rPr>
            </w:pPr>
            <w:r w:rsidDel="00000000" w:rsidR="00000000" w:rsidRPr="00000000">
              <w:rPr>
                <w:b w:val="0"/>
                <w:sz w:val="20"/>
                <w:szCs w:val="20"/>
                <w:rtl w:val="0"/>
              </w:rPr>
              <w:t xml:space="preserve">Alta flexibilidad.</w:t>
            </w:r>
          </w:p>
          <w:p w:rsidR="00000000" w:rsidDel="00000000" w:rsidP="00000000" w:rsidRDefault="00000000" w:rsidRPr="00000000" w14:paraId="0000020F">
            <w:pPr>
              <w:spacing w:line="276" w:lineRule="auto"/>
              <w:rPr>
                <w:b w:val="0"/>
                <w:sz w:val="20"/>
                <w:szCs w:val="20"/>
              </w:rPr>
            </w:pPr>
            <w:r w:rsidDel="00000000" w:rsidR="00000000" w:rsidRPr="00000000">
              <w:rPr>
                <w:b w:val="0"/>
                <w:sz w:val="20"/>
                <w:szCs w:val="20"/>
                <w:rtl w:val="0"/>
              </w:rPr>
              <w:t xml:space="preserve">Diversidad de usos y aplicaciones.</w:t>
            </w:r>
          </w:p>
          <w:p w:rsidR="00000000" w:rsidDel="00000000" w:rsidP="00000000" w:rsidRDefault="00000000" w:rsidRPr="00000000" w14:paraId="00000210">
            <w:pPr>
              <w:spacing w:line="276" w:lineRule="auto"/>
              <w:rPr>
                <w:b w:val="0"/>
                <w:sz w:val="20"/>
                <w:szCs w:val="20"/>
              </w:rPr>
            </w:pPr>
            <w:r w:rsidDel="00000000" w:rsidR="00000000" w:rsidRPr="00000000">
              <w:rPr>
                <w:b w:val="0"/>
                <w:sz w:val="20"/>
                <w:szCs w:val="20"/>
                <w:rtl w:val="0"/>
              </w:rPr>
              <w:t xml:space="preserve">Seguro para el manejo animal.</w:t>
            </w:r>
          </w:p>
          <w:p w:rsidR="00000000" w:rsidDel="00000000" w:rsidP="00000000" w:rsidRDefault="00000000" w:rsidRPr="00000000" w14:paraId="00000211">
            <w:pPr>
              <w:spacing w:line="276" w:lineRule="auto"/>
              <w:rPr>
                <w:b w:val="0"/>
                <w:sz w:val="20"/>
                <w:szCs w:val="20"/>
              </w:rPr>
            </w:pPr>
            <w:r w:rsidDel="00000000" w:rsidR="00000000" w:rsidRPr="00000000">
              <w:rPr>
                <w:b w:val="0"/>
                <w:sz w:val="20"/>
                <w:szCs w:val="20"/>
                <w:rtl w:val="0"/>
              </w:rPr>
              <w:t xml:space="preserve">Alta disponibilidad.</w:t>
            </w:r>
          </w:p>
          <w:p w:rsidR="00000000" w:rsidDel="00000000" w:rsidP="00000000" w:rsidRDefault="00000000" w:rsidRPr="00000000" w14:paraId="00000212">
            <w:pPr>
              <w:spacing w:line="276" w:lineRule="auto"/>
              <w:rPr>
                <w:b w:val="0"/>
                <w:sz w:val="20"/>
                <w:szCs w:val="20"/>
              </w:rPr>
            </w:pPr>
            <w:r w:rsidDel="00000000" w:rsidR="00000000" w:rsidRPr="00000000">
              <w:rPr>
                <w:b w:val="0"/>
                <w:sz w:val="20"/>
                <w:szCs w:val="20"/>
                <w:rtl w:val="0"/>
              </w:rPr>
              <w:t xml:space="preserve">Bajo costo de mantenimiento.</w:t>
            </w:r>
          </w:p>
        </w:tc>
        <w:tc>
          <w:tcPr/>
          <w:p w:rsidR="00000000" w:rsidDel="00000000" w:rsidP="00000000" w:rsidRDefault="00000000" w:rsidRPr="00000000" w14:paraId="00000213">
            <w:pPr>
              <w:spacing w:line="276" w:lineRule="auto"/>
              <w:rPr>
                <w:b w:val="0"/>
                <w:sz w:val="20"/>
                <w:szCs w:val="20"/>
              </w:rPr>
            </w:pPr>
            <w:r w:rsidDel="00000000" w:rsidR="00000000" w:rsidRPr="00000000">
              <w:rPr>
                <w:b w:val="0"/>
                <w:sz w:val="20"/>
                <w:szCs w:val="20"/>
                <w:rtl w:val="0"/>
              </w:rPr>
              <w:t xml:space="preserve">Alto costo de instalación.</w:t>
            </w:r>
          </w:p>
          <w:p w:rsidR="00000000" w:rsidDel="00000000" w:rsidP="00000000" w:rsidRDefault="00000000" w:rsidRPr="00000000" w14:paraId="00000214">
            <w:pPr>
              <w:spacing w:line="276" w:lineRule="auto"/>
              <w:rPr>
                <w:b w:val="0"/>
                <w:sz w:val="20"/>
                <w:szCs w:val="20"/>
              </w:rPr>
            </w:pPr>
            <w:r w:rsidDel="00000000" w:rsidR="00000000" w:rsidRPr="00000000">
              <w:rPr>
                <w:b w:val="0"/>
                <w:sz w:val="20"/>
                <w:szCs w:val="20"/>
                <w:rtl w:val="0"/>
              </w:rPr>
              <w:t xml:space="preserve">Costos de transporte al sitio definitivo.</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sdt>
        <w:sdtPr>
          <w:tag w:val="goog_rdk_36"/>
        </w:sdtPr>
        <w:sdtContent>
          <w:commentRangeStart w:id="27"/>
        </w:sdtContent>
      </w:sdt>
      <w:r w:rsidDel="00000000" w:rsidR="00000000" w:rsidRPr="00000000">
        <w:rPr>
          <w:rtl w:val="0"/>
        </w:rPr>
        <w:t xml:space="preserve">En algunas instalaciones pecuarias hay una tendencia creciente hacia el uso de materiales reutilizados, como canecas, contenedores o estibas, entre otros, los cuales son una alternativa interesante desde el punto de vista económico y ambiental de la explotación. La elección del tipo de materiales a emplear se da a criterio del productor, dependiendo de sus condiciones y las exigencias de la explotación que se planee desarrollar.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3.2.</w:t>
        <w:tab/>
        <w:t xml:space="preserve">Equipos empleados en explotaciones pecuarias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Los equipos son elementos mecánicos que requieren de una fuente de alimentación diferente a la fuerza humana, que se emplean para el desarrollo de diversas labores. Estos facilitan el trabajo del campo, reducen la demanda de mano de obra, aumentan la eficiencia en las labores y hacen más cómodas las tareas cotidianas al interior de la explotación pecuaria. Entre los principales equipos que se pueden encontrar en el ámbito pecuario están los siguientes.</w:t>
      </w:r>
    </w:p>
    <w:p w:rsidR="00000000" w:rsidDel="00000000" w:rsidP="00000000" w:rsidRDefault="00000000" w:rsidRPr="00000000" w14:paraId="0000021B">
      <w:pPr>
        <w:rPr/>
      </w:pPr>
      <w:sdt>
        <w:sdtPr>
          <w:tag w:val="goog_rdk_37"/>
        </w:sdtPr>
        <w:sdtContent>
          <w:commentRangeStart w:id="2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389370" cy="835025"/>
                <wp:effectExtent b="0" l="0" r="0" t="0"/>
                <wp:wrapTopAndBottom distB="0" distT="0"/>
                <wp:docPr id="635" name=""/>
                <a:graphic>
                  <a:graphicData uri="http://schemas.microsoft.com/office/word/2010/wordprocessingShape">
                    <wps:wsp>
                      <wps:cNvSpPr/>
                      <wps:cNvPr id="85" name="Shape 85"/>
                      <wps:spPr>
                        <a:xfrm>
                          <a:off x="2170365" y="3381415"/>
                          <a:ext cx="6351270" cy="79717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CF001_3E_Equipos _explotaciones_pecuarias_Pestañas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389370" cy="835025"/>
                <wp:effectExtent b="0" l="0" r="0" t="0"/>
                <wp:wrapTopAndBottom distB="0" distT="0"/>
                <wp:docPr id="635" name="image28.png"/>
                <a:graphic>
                  <a:graphicData uri="http://schemas.openxmlformats.org/drawingml/2006/picture">
                    <pic:pic>
                      <pic:nvPicPr>
                        <pic:cNvPr id="0" name="image28.png"/>
                        <pic:cNvPicPr preferRelativeResize="0"/>
                      </pic:nvPicPr>
                      <pic:blipFill>
                        <a:blip r:embed="rId44"/>
                        <a:srcRect/>
                        <a:stretch>
                          <a:fillRect/>
                        </a:stretch>
                      </pic:blipFill>
                      <pic:spPr>
                        <a:xfrm>
                          <a:off x="0" y="0"/>
                          <a:ext cx="6389370" cy="835025"/>
                        </a:xfrm>
                        <a:prstGeom prst="rect"/>
                        <a:ln/>
                      </pic:spPr>
                    </pic:pic>
                  </a:graphicData>
                </a:graphic>
              </wp:anchor>
            </w:drawing>
          </mc:Fallback>
        </mc:AlternateContent>
      </w:r>
    </w:p>
    <w:p w:rsidR="00000000" w:rsidDel="00000000" w:rsidP="00000000" w:rsidRDefault="00000000" w:rsidRPr="00000000" w14:paraId="0000021C">
      <w:pPr>
        <w:rPr>
          <w:b w:val="1"/>
          <w:color w:val="00000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4.</w:t>
        <w:tab/>
        <w:t xml:space="preserve">Organización de recursos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Una vez se han identificado los recursos disponibles en la unidad productiva, es necesario desarrollar un inventario de lo que existe al interior de ella. Un inventario esencialmente es una relación esquematizada y con un alto grado de detalle de los recursos de los que se dispone al interior de la empresa pecuaria. En este orden de ideas, es importante definir los formatos que permitan realizar esta labor para proceder a organizar los recursos en función de las metas de producción.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4.1.</w:t>
        <w:tab/>
        <w:t xml:space="preserve">Recursos técnicos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Como toda empresa, la unidad pecuaria para su funcionamiento requiere de unos recursos que al organizarse y articularse definen el éxito de la explotación, cualquiera que esta sea. Dentro de estos sistemas productivos, se han definido básicamente tres clases de recursos sobre los cuales se basa toda la actividad, por lo que el análisis detallado de cada uno de ellos en el entorno productivo es una tarea fundamental en el proceso de planeación. </w:t>
      </w:r>
    </w:p>
    <w:p w:rsidR="00000000" w:rsidDel="00000000" w:rsidP="00000000" w:rsidRDefault="00000000" w:rsidRPr="00000000" w14:paraId="00000224">
      <w:pPr>
        <w:rPr/>
      </w:pPr>
      <w:sdt>
        <w:sdtPr>
          <w:tag w:val="goog_rdk_38"/>
        </w:sdtPr>
        <w:sdtContent>
          <w:commentRangeStart w:id="29"/>
        </w:sdtContent>
      </w:sdt>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287020</wp:posOffset>
                </wp:positionV>
                <wp:extent cx="6341110" cy="1433195"/>
                <wp:effectExtent b="0" l="0" r="0" t="0"/>
                <wp:wrapSquare wrapText="bothSides" distB="45720" distT="45720" distL="114300" distR="114300"/>
                <wp:docPr id="615" name=""/>
                <a:graphic>
                  <a:graphicData uri="http://schemas.microsoft.com/office/word/2010/wordprocessingShape">
                    <wps:wsp>
                      <wps:cNvSpPr/>
                      <wps:cNvPr id="3" name="Shape 3"/>
                      <wps:spPr>
                        <a:xfrm>
                          <a:off x="2189733" y="3077690"/>
                          <a:ext cx="631253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1440" w:right="0" w:firstLine="396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Recursos técnicos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Estos hacen referencia a los medios físicos o materiales de los que dispone la empresa pecuaria para el desarrollo de su actividad productiva. Estos se pueden dividir en tangibles, cuando se pueden encontrar en una forma física, o intangibles cuando están representados en tecnología o cualquier otro bien inmaterial.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287020</wp:posOffset>
                </wp:positionV>
                <wp:extent cx="6341110" cy="1433195"/>
                <wp:effectExtent b="0" l="0" r="0" t="0"/>
                <wp:wrapSquare wrapText="bothSides" distB="45720" distT="45720" distL="114300" distR="114300"/>
                <wp:docPr id="615" name="image5.png"/>
                <a:graphic>
                  <a:graphicData uri="http://schemas.openxmlformats.org/drawingml/2006/picture">
                    <pic:pic>
                      <pic:nvPicPr>
                        <pic:cNvPr id="0" name="image5.png"/>
                        <pic:cNvPicPr preferRelativeResize="0"/>
                      </pic:nvPicPr>
                      <pic:blipFill>
                        <a:blip r:embed="rId45"/>
                        <a:srcRect/>
                        <a:stretch>
                          <a:fillRect/>
                        </a:stretch>
                      </pic:blipFill>
                      <pic:spPr>
                        <a:xfrm>
                          <a:off x="0" y="0"/>
                          <a:ext cx="6341110" cy="1433195"/>
                        </a:xfrm>
                        <a:prstGeom prst="rect"/>
                        <a:ln/>
                      </pic:spPr>
                    </pic:pic>
                  </a:graphicData>
                </a:graphic>
              </wp:anchor>
            </w:drawing>
          </mc:Fallback>
        </mc:AlternateConten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1"/>
        </w:rPr>
      </w:pPr>
      <w:commentRangeEnd w:id="29"/>
      <w:r w:rsidDel="00000000" w:rsidR="00000000" w:rsidRPr="00000000">
        <w:commentReference w:id="29"/>
      </w:r>
      <w:r w:rsidDel="00000000" w:rsidR="00000000" w:rsidRPr="00000000">
        <w:rPr>
          <w:b w:val="1"/>
          <w:rtl w:val="0"/>
        </w:rPr>
        <w:t xml:space="preserve">Tipos de recursos presentes en la empresa pecuaria</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mc:AlternateContent>
          <mc:Choice Requires="wpg">
            <w:drawing>
              <wp:inline distB="0" distT="0" distL="0" distR="0">
                <wp:extent cx="5486400" cy="2276475"/>
                <wp:effectExtent b="0" l="0" r="0" t="0"/>
                <wp:docPr id="639" name=""/>
                <a:graphic>
                  <a:graphicData uri="http://schemas.microsoft.com/office/word/2010/wordprocessingGroup">
                    <wpg:wgp>
                      <wpg:cNvGrpSpPr/>
                      <wpg:grpSpPr>
                        <a:xfrm>
                          <a:off x="2602800" y="2641763"/>
                          <a:ext cx="5486400" cy="2276475"/>
                          <a:chOff x="2602800" y="2641763"/>
                          <a:chExt cx="5486400" cy="2276475"/>
                        </a:xfrm>
                      </wpg:grpSpPr>
                      <wpg:grpSp>
                        <wpg:cNvGrpSpPr/>
                        <wpg:grpSpPr>
                          <a:xfrm>
                            <a:off x="2602800" y="2641763"/>
                            <a:ext cx="5486400" cy="2276475"/>
                            <a:chOff x="2602800" y="2641763"/>
                            <a:chExt cx="5486400" cy="2276475"/>
                          </a:xfrm>
                        </wpg:grpSpPr>
                        <wps:wsp>
                          <wps:cNvSpPr/>
                          <wps:cNvPr id="10" name="Shape 10"/>
                          <wps:spPr>
                            <a:xfrm>
                              <a:off x="2602800" y="2641763"/>
                              <a:ext cx="5486400"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641763"/>
                              <a:ext cx="5486400" cy="2276475"/>
                              <a:chOff x="2602800" y="2641763"/>
                              <a:chExt cx="5486400" cy="2276475"/>
                            </a:xfrm>
                          </wpg:grpSpPr>
                          <wps:wsp>
                            <wps:cNvSpPr/>
                            <wps:cNvPr id="109" name="Shape 109"/>
                            <wps:spPr>
                              <a:xfrm>
                                <a:off x="2602800" y="2641763"/>
                                <a:ext cx="5486400"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641763"/>
                                <a:ext cx="5486400" cy="2276475"/>
                                <a:chOff x="0" y="0"/>
                                <a:chExt cx="5486400" cy="2276475"/>
                              </a:xfrm>
                            </wpg:grpSpPr>
                            <wps:wsp>
                              <wps:cNvSpPr/>
                              <wps:cNvPr id="111" name="Shape 111"/>
                              <wps:spPr>
                                <a:xfrm>
                                  <a:off x="0" y="0"/>
                                  <a:ext cx="5486400"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276475"/>
                                  <a:chOff x="0" y="0"/>
                                  <a:chExt cx="5486400" cy="2276475"/>
                                </a:xfrm>
                              </wpg:grpSpPr>
                              <wps:wsp>
                                <wps:cNvSpPr/>
                                <wps:cNvPr id="113" name="Shape 113"/>
                                <wps:spPr>
                                  <a:xfrm>
                                    <a:off x="0" y="0"/>
                                    <a:ext cx="5486400"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0" y="0"/>
                                    <a:ext cx="2276475" cy="2276475"/>
                                  </a:xfrm>
                                  <a:prstGeom prst="pie">
                                    <a:avLst>
                                      <a:gd fmla="val 5400000" name="adj1"/>
                                      <a:gd fmla="val 16200000" name="adj2"/>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138237" y="0"/>
                                    <a:ext cx="4348162" cy="2276475"/>
                                  </a:xfrm>
                                  <a:prstGeom prst="rect">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138237" y="0"/>
                                    <a:ext cx="2174081" cy="10813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Recursos técnicos</w:t>
                                      </w:r>
                                    </w:p>
                                  </w:txbxContent>
                                </wps:txbx>
                                <wps:bodyPr anchorCtr="0" anchor="ctr" bIns="91425" lIns="91425" spcFirstLastPara="1" rIns="91425" wrap="square" tIns="91425">
                                  <a:noAutofit/>
                                </wps:bodyPr>
                              </wps:wsp>
                              <wps:wsp>
                                <wps:cNvSpPr/>
                                <wps:cNvPr id="117" name="Shape 117"/>
                                <wps:spPr>
                                  <a:xfrm>
                                    <a:off x="597574" y="1081325"/>
                                    <a:ext cx="1081325" cy="1081325"/>
                                  </a:xfrm>
                                  <a:prstGeom prst="pie">
                                    <a:avLst>
                                      <a:gd fmla="val 5400000" name="adj1"/>
                                      <a:gd fmla="val 16200000" name="adj2"/>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1138237" y="1081325"/>
                                    <a:ext cx="4348162" cy="1081325"/>
                                  </a:xfrm>
                                  <a:prstGeom prst="rect">
                                    <a:avLst/>
                                  </a:prstGeom>
                                  <a:solidFill>
                                    <a:schemeClr val="lt1">
                                      <a:alpha val="88627"/>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138237" y="1081325"/>
                                    <a:ext cx="2174081" cy="10813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Recursos tecnológicos</w:t>
                                      </w:r>
                                    </w:p>
                                  </w:txbxContent>
                                </wps:txbx>
                                <wps:bodyPr anchorCtr="0" anchor="ctr" bIns="91425" lIns="91425" spcFirstLastPara="1" rIns="91425" wrap="square" tIns="91425">
                                  <a:noAutofit/>
                                </wps:bodyPr>
                              </wps:wsp>
                              <wps:wsp>
                                <wps:cNvSpPr/>
                                <wps:cNvPr id="120" name="Shape 120"/>
                                <wps:spPr>
                                  <a:xfrm>
                                    <a:off x="3312318" y="0"/>
                                    <a:ext cx="2174081" cy="108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3312318" y="0"/>
                                    <a:ext cx="2174081" cy="1081325"/>
                                  </a:xfrm>
                                  <a:prstGeom prst="rect">
                                    <a:avLst/>
                                  </a:prstGeom>
                                  <a:noFill/>
                                  <a:ln>
                                    <a:noFill/>
                                  </a:ln>
                                </wps:spPr>
                                <wps:txbx>
                                  <w:txbxContent>
                                    <w:p w:rsidR="00000000" w:rsidDel="00000000" w:rsidP="00000000" w:rsidRDefault="00000000" w:rsidRPr="00000000">
                                      <w:pPr>
                                        <w:spacing w:after="0" w:before="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Equipos.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Maquinaria.</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Insumos.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Herramientas.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Pie de cría.</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Instalaciones.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Terrenos.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Edificios.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Artículos de oficina.</w:t>
                                      </w:r>
                                    </w:p>
                                  </w:txbxContent>
                                </wps:txbx>
                                <wps:bodyPr anchorCtr="0" anchor="ctr" bIns="26650" lIns="26650" spcFirstLastPara="1" rIns="26650" wrap="square" tIns="26650">
                                  <a:noAutofit/>
                                </wps:bodyPr>
                              </wps:wsp>
                              <wps:wsp>
                                <wps:cNvSpPr/>
                                <wps:cNvPr id="122" name="Shape 122"/>
                                <wps:spPr>
                                  <a:xfrm>
                                    <a:off x="3312318" y="1081325"/>
                                    <a:ext cx="2174081" cy="108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312318" y="1081325"/>
                                    <a:ext cx="2174081" cy="1081325"/>
                                  </a:xfrm>
                                  <a:prstGeom prst="rect">
                                    <a:avLst/>
                                  </a:prstGeom>
                                  <a:noFill/>
                                  <a:ln>
                                    <a:noFill/>
                                  </a:ln>
                                </wps:spPr>
                                <wps:txbx>
                                  <w:txbxContent>
                                    <w:p w:rsidR="00000000" w:rsidDel="00000000" w:rsidP="00000000" w:rsidRDefault="00000000" w:rsidRPr="00000000">
                                      <w:pPr>
                                        <w:spacing w:after="0" w:before="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Equipos de cómputo.</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Equipos de comunicación.</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Programas computacionales.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Aplicaciones.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Sistemas.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Redes informáticas.</w:t>
                                      </w:r>
                                    </w:p>
                                    <w:p w:rsidR="00000000" w:rsidDel="00000000" w:rsidP="00000000" w:rsidRDefault="00000000" w:rsidRPr="00000000">
                                      <w:pPr>
                                        <w:spacing w:after="0" w:before="20" w:line="215.00000953674316"/>
                                        <w:ind w:left="90" w:right="0" w:firstLine="34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Sensores remotos.</w:t>
                                      </w:r>
                                    </w:p>
                                  </w:txbxContent>
                                </wps:txbx>
                                <wps:bodyPr anchorCtr="0" anchor="ctr" bIns="26650" lIns="26650" spcFirstLastPara="1" rIns="26650" wrap="square" tIns="26650">
                                  <a:noAutofit/>
                                </wps:bodyPr>
                              </wps:wsp>
                            </wpg:grpSp>
                          </wpg:grpSp>
                        </wpg:grpSp>
                      </wpg:grpSp>
                    </wpg:wgp>
                  </a:graphicData>
                </a:graphic>
              </wp:inline>
            </w:drawing>
          </mc:Choice>
          <mc:Fallback>
            <w:drawing>
              <wp:inline distB="0" distT="0" distL="0" distR="0">
                <wp:extent cx="5486400" cy="2276475"/>
                <wp:effectExtent b="0" l="0" r="0" t="0"/>
                <wp:docPr id="639" name="image33.png"/>
                <a:graphic>
                  <a:graphicData uri="http://schemas.openxmlformats.org/drawingml/2006/picture">
                    <pic:pic>
                      <pic:nvPicPr>
                        <pic:cNvPr id="0" name="image33.png"/>
                        <pic:cNvPicPr preferRelativeResize="0"/>
                      </pic:nvPicPr>
                      <pic:blipFill>
                        <a:blip r:embed="rId46"/>
                        <a:srcRect/>
                        <a:stretch>
                          <a:fillRect/>
                        </a:stretch>
                      </pic:blipFill>
                      <pic:spPr>
                        <a:xfrm>
                          <a:off x="0" y="0"/>
                          <a:ext cx="5486400" cy="2276475"/>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4.2.</w:t>
        <w:tab/>
        <w:t xml:space="preserve">Recursos humanos</w:t>
      </w:r>
    </w:p>
    <w:p w:rsidR="00000000" w:rsidDel="00000000" w:rsidP="00000000" w:rsidRDefault="00000000" w:rsidRPr="00000000" w14:paraId="0000022C">
      <w:pPr>
        <w:rPr/>
      </w:pPr>
      <w:sdt>
        <w:sdtPr>
          <w:tag w:val="goog_rdk_39"/>
        </w:sdtPr>
        <w:sdtContent>
          <w:commentRangeStart w:id="30"/>
        </w:sdtContent>
      </w:sdt>
      <w:r w:rsidDel="00000000" w:rsidR="00000000" w:rsidRPr="00000000">
        <w:rPr>
          <w:rtl w:val="0"/>
        </w:rPr>
      </w:r>
    </w:p>
    <w:p w:rsidR="00000000" w:rsidDel="00000000" w:rsidP="00000000" w:rsidRDefault="00000000" w:rsidRPr="00000000" w14:paraId="0000022D">
      <w:pPr>
        <w:rPr>
          <w:b w:val="1"/>
        </w:rPr>
      </w:pPr>
      <w:commentRangeEnd w:id="30"/>
      <w:r w:rsidDel="00000000" w:rsidR="00000000" w:rsidRPr="00000000">
        <w:commentReference w:id="30"/>
      </w:r>
      <w:r w:rsidDel="00000000" w:rsidR="00000000" w:rsidRPr="00000000">
        <w:rPr>
          <w:b w:val="1"/>
          <w:rtl w:val="0"/>
        </w:rPr>
        <w:t xml:space="preserve">Elementos que se pueden tener en cuenta al momento de seleccionar el personal (recurso humano)</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248920</wp:posOffset>
                </wp:positionV>
                <wp:extent cx="6527255" cy="1433195"/>
                <wp:effectExtent b="0" l="0" r="0" t="0"/>
                <wp:wrapSquare wrapText="bothSides" distB="45720" distT="45720" distL="114300" distR="114300"/>
                <wp:docPr id="616" name=""/>
                <a:graphic>
                  <a:graphicData uri="http://schemas.microsoft.com/office/word/2010/wordprocessingShape">
                    <wps:wsp>
                      <wps:cNvSpPr/>
                      <wps:cNvPr id="4" name="Shape 4"/>
                      <wps:spPr>
                        <a:xfrm>
                          <a:off x="2096660" y="3077690"/>
                          <a:ext cx="649868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Recurso humano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 tal vez el recurso más importante con el que cuenta la unidad pecuaria, puesto que todas y cada una de las labores que se desarrollan al interior de la unidad productiva requieren de la intervención del equipo de trabajo. En este punto es importante considerar las labores que se realizan en la unidad productiva y estimar la demanda de mano de obra con base en ellas (tiempos y movimientos en la empresa).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lograr estimaciones más precisas, es importante identificar las tareas y medir el tiempo que demanda cada una de ellas. De esta forma, es posible obtener promedios que posteriormente se pueden emplear para la programación de actividades.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248920</wp:posOffset>
                </wp:positionV>
                <wp:extent cx="6527255" cy="1433195"/>
                <wp:effectExtent b="0" l="0" r="0" t="0"/>
                <wp:wrapSquare wrapText="bothSides" distB="45720" distT="45720" distL="114300" distR="114300"/>
                <wp:docPr id="616" name="image6.png"/>
                <a:graphic>
                  <a:graphicData uri="http://schemas.openxmlformats.org/drawingml/2006/picture">
                    <pic:pic>
                      <pic:nvPicPr>
                        <pic:cNvPr id="0" name="image6.png"/>
                        <pic:cNvPicPr preferRelativeResize="0"/>
                      </pic:nvPicPr>
                      <pic:blipFill>
                        <a:blip r:embed="rId47"/>
                        <a:srcRect/>
                        <a:stretch>
                          <a:fillRect/>
                        </a:stretch>
                      </pic:blipFill>
                      <pic:spPr>
                        <a:xfrm>
                          <a:off x="0" y="0"/>
                          <a:ext cx="6527255" cy="1433195"/>
                        </a:xfrm>
                        <a:prstGeom prst="rect"/>
                        <a:ln/>
                      </pic:spPr>
                    </pic:pic>
                  </a:graphicData>
                </a:graphic>
              </wp:anchor>
            </w:drawing>
          </mc:Fallback>
        </mc:AlternateConten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center"/>
        <w:rPr/>
      </w:pPr>
      <w:r w:rsidDel="00000000" w:rsidR="00000000" w:rsidRPr="00000000">
        <w:rPr/>
        <mc:AlternateContent>
          <mc:Choice Requires="wpg">
            <w:drawing>
              <wp:inline distB="0" distT="0" distL="0" distR="0">
                <wp:extent cx="4381500" cy="2514600"/>
                <wp:effectExtent b="0" l="0" r="0" t="0"/>
                <wp:docPr id="641" name=""/>
                <a:graphic>
                  <a:graphicData uri="http://schemas.microsoft.com/office/word/2010/wordprocessingGroup">
                    <wpg:wgp>
                      <wpg:cNvGrpSpPr/>
                      <wpg:grpSpPr>
                        <a:xfrm>
                          <a:off x="3155250" y="2522700"/>
                          <a:ext cx="4381500" cy="2514600"/>
                          <a:chOff x="3155250" y="2522700"/>
                          <a:chExt cx="4381500" cy="2514600"/>
                        </a:xfrm>
                      </wpg:grpSpPr>
                      <wpg:grpSp>
                        <wpg:cNvGrpSpPr/>
                        <wpg:grpSpPr>
                          <a:xfrm>
                            <a:off x="3155250" y="2522700"/>
                            <a:ext cx="4381500" cy="2514600"/>
                            <a:chOff x="3155250" y="2522700"/>
                            <a:chExt cx="4381500" cy="2514600"/>
                          </a:xfrm>
                        </wpg:grpSpPr>
                        <wps:wsp>
                          <wps:cNvSpPr/>
                          <wps:cNvPr id="10" name="Shape 10"/>
                          <wps:spPr>
                            <a:xfrm>
                              <a:off x="3155250" y="2522700"/>
                              <a:ext cx="43815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5250" y="2522700"/>
                              <a:ext cx="4381500" cy="2514600"/>
                              <a:chOff x="3155250" y="2522700"/>
                              <a:chExt cx="4381500" cy="2514600"/>
                            </a:xfrm>
                          </wpg:grpSpPr>
                          <wps:wsp>
                            <wps:cNvSpPr/>
                            <wps:cNvPr id="154" name="Shape 154"/>
                            <wps:spPr>
                              <a:xfrm>
                                <a:off x="3155250" y="2522700"/>
                                <a:ext cx="43815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5250" y="2522700"/>
                                <a:ext cx="4381500" cy="2514600"/>
                                <a:chOff x="0" y="0"/>
                                <a:chExt cx="4381500" cy="2514600"/>
                              </a:xfrm>
                            </wpg:grpSpPr>
                            <wps:wsp>
                              <wps:cNvSpPr/>
                              <wps:cNvPr id="156" name="Shape 156"/>
                              <wps:spPr>
                                <a:xfrm>
                                  <a:off x="0" y="0"/>
                                  <a:ext cx="43815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381500" cy="2514600"/>
                                  <a:chOff x="0" y="0"/>
                                  <a:chExt cx="4381500" cy="2514600"/>
                                </a:xfrm>
                              </wpg:grpSpPr>
                              <wps:wsp>
                                <wps:cNvSpPr/>
                                <wps:cNvPr id="158" name="Shape 158"/>
                                <wps:spPr>
                                  <a:xfrm>
                                    <a:off x="0" y="0"/>
                                    <a:ext cx="43815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0" y="0"/>
                                    <a:ext cx="4381500" cy="785812"/>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954881" y="0"/>
                                    <a:ext cx="3426618" cy="7858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Habilidades y competencias</w:t>
                                      </w:r>
                                    </w:p>
                                    <w:p w:rsidR="00000000" w:rsidDel="00000000" w:rsidP="00000000" w:rsidRDefault="00000000" w:rsidRPr="00000000">
                                      <w:pPr>
                                        <w:spacing w:after="0" w:before="60.999999046325684" w:line="215.00000953674316"/>
                                        <w:ind w:left="90" w:right="0" w:firstLine="36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Habilidades para trabajo en equipo.</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Habilidad analítica y de resolución de problemas.</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Capacidad para tomar decisiones.</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Comportamiento cordial, respetuoso y colaborativo.</w:t>
                                      </w:r>
                                    </w:p>
                                  </w:txbxContent>
                                </wps:txbx>
                                <wps:bodyPr anchorCtr="0" anchor="t" bIns="34275" lIns="34275" spcFirstLastPara="1" rIns="34275" wrap="square" tIns="34275">
                                  <a:noAutofit/>
                                </wps:bodyPr>
                              </wps:wsp>
                              <wps:wsp>
                                <wps:cNvSpPr/>
                                <wps:cNvPr id="161" name="Shape 161"/>
                                <wps:spPr>
                                  <a:xfrm>
                                    <a:off x="78581" y="78581"/>
                                    <a:ext cx="876300" cy="628649"/>
                                  </a:xfrm>
                                  <a:prstGeom prst="roundRect">
                                    <a:avLst>
                                      <a:gd fmla="val 10000" name="adj"/>
                                    </a:avLst>
                                  </a:prstGeom>
                                  <a:blipFill rotWithShape="1">
                                    <a:blip r:embed="rId48">
                                      <a:alphaModFix/>
                                    </a:blip>
                                    <a:stretch>
                                      <a:fillRect b="-18991" l="0" r="0" t="-1899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0" y="864393"/>
                                    <a:ext cx="4381500" cy="785812"/>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954881" y="864393"/>
                                    <a:ext cx="3426618" cy="7858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Competencias fundamentales</w:t>
                                      </w:r>
                                    </w:p>
                                    <w:p w:rsidR="00000000" w:rsidDel="00000000" w:rsidP="00000000" w:rsidRDefault="00000000" w:rsidRPr="00000000">
                                      <w:pPr>
                                        <w:spacing w:after="0" w:before="60.999999046325684" w:line="215.00000953674316"/>
                                        <w:ind w:left="90" w:right="0" w:firstLine="36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Profesionalismo.</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Transparencia.</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Eficiencia.</w:t>
                                      </w:r>
                                    </w:p>
                                  </w:txbxContent>
                                </wps:txbx>
                                <wps:bodyPr anchorCtr="0" anchor="t" bIns="34275" lIns="34275" spcFirstLastPara="1" rIns="34275" wrap="square" tIns="34275">
                                  <a:noAutofit/>
                                </wps:bodyPr>
                              </wps:wsp>
                              <wps:wsp>
                                <wps:cNvSpPr/>
                                <wps:cNvPr id="164" name="Shape 164"/>
                                <wps:spPr>
                                  <a:xfrm>
                                    <a:off x="78581" y="942974"/>
                                    <a:ext cx="876300" cy="628649"/>
                                  </a:xfrm>
                                  <a:prstGeom prst="roundRect">
                                    <a:avLst>
                                      <a:gd fmla="val 10000" name="adj"/>
                                    </a:avLst>
                                  </a:prstGeom>
                                  <a:blipFill rotWithShape="1">
                                    <a:blip r:embed="rId49">
                                      <a:alphaModFix/>
                                    </a:blip>
                                    <a:stretch>
                                      <a:fillRect b="-18991" l="0" r="0" t="-1899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0" y="1728787"/>
                                    <a:ext cx="4381500" cy="785812"/>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954881" y="1728787"/>
                                    <a:ext cx="3426618" cy="7858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Habilidades generales</w:t>
                                      </w:r>
                                    </w:p>
                                    <w:p w:rsidR="00000000" w:rsidDel="00000000" w:rsidP="00000000" w:rsidRDefault="00000000" w:rsidRPr="00000000">
                                      <w:pPr>
                                        <w:spacing w:after="0" w:before="60.999999046325684" w:line="215.00000953674316"/>
                                        <w:ind w:left="90" w:right="0" w:firstLine="36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Aprendizaje continuo.</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Liderazgo.</w:t>
                                      </w:r>
                                    </w:p>
                                    <w:p w:rsidR="00000000" w:rsidDel="00000000" w:rsidP="00000000" w:rsidRDefault="00000000" w:rsidRPr="00000000">
                                      <w:pPr>
                                        <w:spacing w:after="0" w:before="27.000000476837158"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Trabajo en equipo.</w:t>
                                      </w:r>
                                    </w:p>
                                  </w:txbxContent>
                                </wps:txbx>
                                <wps:bodyPr anchorCtr="0" anchor="t" bIns="34275" lIns="34275" spcFirstLastPara="1" rIns="34275" wrap="square" tIns="34275">
                                  <a:noAutofit/>
                                </wps:bodyPr>
                              </wps:wsp>
                              <wps:wsp>
                                <wps:cNvSpPr/>
                                <wps:cNvPr id="167" name="Shape 167"/>
                                <wps:spPr>
                                  <a:xfrm>
                                    <a:off x="78581" y="1807368"/>
                                    <a:ext cx="876300" cy="628649"/>
                                  </a:xfrm>
                                  <a:prstGeom prst="roundRect">
                                    <a:avLst>
                                      <a:gd fmla="val 10000" name="adj"/>
                                    </a:avLst>
                                  </a:prstGeom>
                                  <a:blipFill rotWithShape="1">
                                    <a:blip r:embed="rId50">
                                      <a:alphaModFix/>
                                    </a:blip>
                                    <a:stretch>
                                      <a:fillRect b="-18991" l="0" r="0" t="-1899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4381500" cy="2514600"/>
                <wp:effectExtent b="0" l="0" r="0" t="0"/>
                <wp:docPr id="641" name="image55.png"/>
                <a:graphic>
                  <a:graphicData uri="http://schemas.openxmlformats.org/drawingml/2006/picture">
                    <pic:pic>
                      <pic:nvPicPr>
                        <pic:cNvPr id="0" name="image55.png"/>
                        <pic:cNvPicPr preferRelativeResize="0"/>
                      </pic:nvPicPr>
                      <pic:blipFill>
                        <a:blip r:embed="rId51"/>
                        <a:srcRect/>
                        <a:stretch>
                          <a:fillRect/>
                        </a:stretch>
                      </pic:blipFill>
                      <pic:spPr>
                        <a:xfrm>
                          <a:off x="0" y="0"/>
                          <a:ext cx="43815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bookmarkStart w:colFirst="0" w:colLast="0" w:name="_heading=h.3znysh7" w:id="4"/>
      <w:bookmarkEnd w:id="4"/>
      <w:r w:rsidDel="00000000" w:rsidR="00000000" w:rsidRPr="00000000">
        <w:rPr>
          <w:rtl w:val="0"/>
        </w:rPr>
        <w:t xml:space="preserve">Buena parte del éxito de las explotaciones pecuarias radica en el entrenamiento que recibe el talento humano, del grado de preparación con el que cuenta para la ejecución de las labores y de haber desarrollado las competencias necesarias para desempeñarse en determinada actividad. Es así como en las actividades de planeación es importante identificar las habilidades, capacidades y destrezas de cada uno de los miembros de la planta de personal con el fin de coordinar las acciones pertinentes para aprovechar esos talentos individuales.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4.3.</w:t>
        <w:tab/>
        <w:t xml:space="preserve">Recursos ambientales</w:t>
      </w:r>
    </w:p>
    <w:p w:rsidR="00000000" w:rsidDel="00000000" w:rsidP="00000000" w:rsidRDefault="00000000" w:rsidRPr="00000000" w14:paraId="00000235">
      <w:pPr>
        <w:rPr/>
      </w:pPr>
      <w:sdt>
        <w:sdtPr>
          <w:tag w:val="goog_rdk_40"/>
        </w:sdtPr>
        <w:sdtContent>
          <w:commentRangeStart w:id="31"/>
        </w:sdtContent>
      </w:sdt>
      <w:r w:rsidDel="00000000" w:rsidR="00000000" w:rsidRPr="00000000">
        <w:rPr>
          <w:rtl w:val="0"/>
        </w:rPr>
      </w:r>
    </w:p>
    <w:p w:rsidR="00000000" w:rsidDel="00000000" w:rsidP="00000000" w:rsidRDefault="00000000" w:rsidRPr="00000000" w14:paraId="00000236">
      <w:pPr>
        <w:rPr/>
      </w:pPr>
      <w:commentRangeEnd w:id="31"/>
      <w:r w:rsidDel="00000000" w:rsidR="00000000" w:rsidRPr="00000000">
        <w:commentReference w:id="31"/>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6527255" cy="1433195"/>
                <wp:effectExtent b="0" l="0" r="0" t="0"/>
                <wp:wrapSquare wrapText="bothSides" distB="45720" distT="45720" distL="114300" distR="114300"/>
                <wp:docPr id="614" name=""/>
                <a:graphic>
                  <a:graphicData uri="http://schemas.microsoft.com/office/word/2010/wordprocessingShape">
                    <wps:wsp>
                      <wps:cNvSpPr/>
                      <wps:cNvPr id="2" name="Shape 2"/>
                      <wps:spPr>
                        <a:xfrm>
                          <a:off x="2096660" y="3077690"/>
                          <a:ext cx="649868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Recursos ambientales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Otro de los recursos necesarios para adelantar la actividad productiva de manera eficiente, es la identificación de los recursos ambientales, en términos de materiales aprovechables, pero también de servicios ecosistémicos. Para caracterizar la oferta de servicios ambientales, es necesario identificar las condiciones agroecológicas de la zona.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6527255" cy="1433195"/>
                <wp:effectExtent b="0" l="0" r="0" t="0"/>
                <wp:wrapSquare wrapText="bothSides" distB="45720" distT="45720" distL="114300" distR="114300"/>
                <wp:docPr id="614" name="image4.png"/>
                <a:graphic>
                  <a:graphicData uri="http://schemas.openxmlformats.org/drawingml/2006/picture">
                    <pic:pic>
                      <pic:nvPicPr>
                        <pic:cNvPr id="0" name="image4.png"/>
                        <pic:cNvPicPr preferRelativeResize="0"/>
                      </pic:nvPicPr>
                      <pic:blipFill>
                        <a:blip r:embed="rId52"/>
                        <a:srcRect/>
                        <a:stretch>
                          <a:fillRect/>
                        </a:stretch>
                      </pic:blipFill>
                      <pic:spPr>
                        <a:xfrm>
                          <a:off x="0" y="0"/>
                          <a:ext cx="6527255" cy="1433195"/>
                        </a:xfrm>
                        <a:prstGeom prst="rect"/>
                        <a:ln/>
                      </pic:spPr>
                    </pic:pic>
                  </a:graphicData>
                </a:graphic>
              </wp:anchor>
            </w:drawing>
          </mc:Fallback>
        </mc:AlternateContent>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Condiciones agroecológicas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mc:AlternateContent>
          <mc:Choice Requires="wpg">
            <w:drawing>
              <wp:inline distB="0" distT="0" distL="0" distR="0">
                <wp:extent cx="6078416" cy="2638425"/>
                <wp:effectExtent b="0" l="0" r="0" t="0"/>
                <wp:docPr id="622" name=""/>
                <a:graphic>
                  <a:graphicData uri="http://schemas.microsoft.com/office/word/2010/wordprocessingGroup">
                    <wpg:wgp>
                      <wpg:cNvGrpSpPr/>
                      <wpg:grpSpPr>
                        <a:xfrm>
                          <a:off x="2306792" y="2460788"/>
                          <a:ext cx="6078416" cy="2638425"/>
                          <a:chOff x="2306792" y="2460788"/>
                          <a:chExt cx="6078416" cy="2638425"/>
                        </a:xfrm>
                      </wpg:grpSpPr>
                      <wpg:grpSp>
                        <wpg:cNvGrpSpPr/>
                        <wpg:grpSpPr>
                          <a:xfrm>
                            <a:off x="2306792" y="2460788"/>
                            <a:ext cx="6078416" cy="2638425"/>
                            <a:chOff x="2306792" y="2460788"/>
                            <a:chExt cx="6078416" cy="2638425"/>
                          </a:xfrm>
                        </wpg:grpSpPr>
                        <wps:wsp>
                          <wps:cNvSpPr/>
                          <wps:cNvPr id="10" name="Shape 10"/>
                          <wps:spPr>
                            <a:xfrm>
                              <a:off x="2306792" y="2460788"/>
                              <a:ext cx="6078400"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6792" y="2460788"/>
                              <a:ext cx="6078416" cy="2638425"/>
                              <a:chOff x="2306792" y="2460788"/>
                              <a:chExt cx="6078416" cy="2638425"/>
                            </a:xfrm>
                          </wpg:grpSpPr>
                          <wps:wsp>
                            <wps:cNvSpPr/>
                            <wps:cNvPr id="35" name="Shape 35"/>
                            <wps:spPr>
                              <a:xfrm>
                                <a:off x="2306792" y="2460788"/>
                                <a:ext cx="6078400"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6792" y="2460788"/>
                                <a:ext cx="6078416" cy="2638425"/>
                                <a:chOff x="0" y="0"/>
                                <a:chExt cx="5486400" cy="2638425"/>
                              </a:xfrm>
                            </wpg:grpSpPr>
                            <wps:wsp>
                              <wps:cNvSpPr/>
                              <wps:cNvPr id="37" name="Shape 37"/>
                              <wps:spPr>
                                <a:xfrm>
                                  <a:off x="0" y="0"/>
                                  <a:ext cx="5486400"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638425"/>
                                  <a:chOff x="0" y="0"/>
                                  <a:chExt cx="5486400" cy="2638425"/>
                                </a:xfrm>
                              </wpg:grpSpPr>
                              <wps:wsp>
                                <wps:cNvSpPr/>
                                <wps:cNvPr id="39" name="Shape 39"/>
                                <wps:spPr>
                                  <a:xfrm>
                                    <a:off x="0" y="0"/>
                                    <a:ext cx="5486400"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5400000">
                                    <a:off x="-152469" y="153359"/>
                                    <a:ext cx="1016463" cy="711524"/>
                                  </a:xfrm>
                                  <a:prstGeom prst="chevron">
                                    <a:avLst>
                                      <a:gd fmla="val 50000" name="adj"/>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 y="356651"/>
                                    <a:ext cx="711524" cy="304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Condiciones climáticas</w:t>
                                      </w:r>
                                    </w:p>
                                  </w:txbxContent>
                                </wps:txbx>
                                <wps:bodyPr anchorCtr="0" anchor="ctr" bIns="5700" lIns="5700" spcFirstLastPara="1" rIns="5700" wrap="square" tIns="5700">
                                  <a:noAutofit/>
                                </wps:bodyPr>
                              </wps:wsp>
                              <wps:wsp>
                                <wps:cNvSpPr/>
                                <wps:cNvPr id="42" name="Shape 42"/>
                                <wps:spPr>
                                  <a:xfrm rot="5400000">
                                    <a:off x="2768611" y="-2056197"/>
                                    <a:ext cx="660701" cy="4774875"/>
                                  </a:xfrm>
                                  <a:prstGeom prst="round2SameRect">
                                    <a:avLst>
                                      <a:gd fmla="val 16667" name="adj1"/>
                                      <a:gd fmla="val 0" name="adj2"/>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11525" y="33142"/>
                                    <a:ext cx="4742622" cy="596195"/>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Temperatura, humedad relativa, brillo solar, precipitación, vientos. El conocimiento de estas variables permite identificar a qué fenómenos climáticos se puede enfrentar la explotación pecuaria para poder actuar en consecuencia.</w:t>
                                      </w:r>
                                    </w:p>
                                  </w:txbxContent>
                                </wps:txbx>
                                <wps:bodyPr anchorCtr="0" anchor="ctr" bIns="5700" lIns="64000" spcFirstLastPara="1" rIns="5700" wrap="square" tIns="5700">
                                  <a:noAutofit/>
                                </wps:bodyPr>
                              </wps:wsp>
                              <wps:wsp>
                                <wps:cNvSpPr/>
                                <wps:cNvPr id="44" name="Shape 44"/>
                                <wps:spPr>
                                  <a:xfrm rot="5400000">
                                    <a:off x="-152469" y="963450"/>
                                    <a:ext cx="1016463" cy="711524"/>
                                  </a:xfrm>
                                  <a:prstGeom prst="chevron">
                                    <a:avLst>
                                      <a:gd fmla="val 50000" name="adj"/>
                                    </a:avLst>
                                  </a:prstGeom>
                                  <a:solidFill>
                                    <a:srgbClr val="BB9952"/>
                                  </a:solidFill>
                                  <a:ln cap="flat" cmpd="sng" w="25400">
                                    <a:solidFill>
                                      <a:srgbClr val="BB9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 y="1166742"/>
                                    <a:ext cx="711524" cy="304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Condiciones edáficas</w:t>
                                      </w:r>
                                    </w:p>
                                  </w:txbxContent>
                                </wps:txbx>
                                <wps:bodyPr anchorCtr="0" anchor="ctr" bIns="5700" lIns="5700" spcFirstLastPara="1" rIns="5700" wrap="square" tIns="5700">
                                  <a:noAutofit/>
                                </wps:bodyPr>
                              </wps:wsp>
                              <wps:wsp>
                                <wps:cNvSpPr/>
                                <wps:cNvPr id="46" name="Shape 46"/>
                                <wps:spPr>
                                  <a:xfrm rot="5400000">
                                    <a:off x="2768611" y="-1246106"/>
                                    <a:ext cx="660701" cy="4774875"/>
                                  </a:xfrm>
                                  <a:prstGeom prst="round2SameRect">
                                    <a:avLst>
                                      <a:gd fmla="val 16667" name="adj1"/>
                                      <a:gd fmla="val 0" name="adj2"/>
                                    </a:avLst>
                                  </a:prstGeom>
                                  <a:solidFill>
                                    <a:schemeClr val="lt1">
                                      <a:alpha val="88627"/>
                                    </a:schemeClr>
                                  </a:solidFill>
                                  <a:ln cap="flat" cmpd="sng" w="25400">
                                    <a:solidFill>
                                      <a:srgbClr val="BB9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711525" y="843233"/>
                                    <a:ext cx="4742622" cy="596195"/>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La edafología hace referencia al suelo. En este aspecto es clave identificar las propiedades físicas del suelo (infiltración, textura, porosidad) así como sus propiedades químicas (acidez, salinidad, conductividad eléctrica). Las condiciones del suelo se relacionan directamente con la disponibilidad de alimento en sistemas de pastoreo. </w:t>
                                      </w:r>
                                    </w:p>
                                  </w:txbxContent>
                                </wps:txbx>
                                <wps:bodyPr anchorCtr="0" anchor="ctr" bIns="5700" lIns="64000" spcFirstLastPara="1" rIns="5700" wrap="square" tIns="5700">
                                  <a:noAutofit/>
                                </wps:bodyPr>
                              </wps:wsp>
                              <wps:wsp>
                                <wps:cNvSpPr/>
                                <wps:cNvPr id="48" name="Shape 48"/>
                                <wps:spPr>
                                  <a:xfrm rot="5400000">
                                    <a:off x="-152469" y="1773540"/>
                                    <a:ext cx="1016463" cy="711524"/>
                                  </a:xfrm>
                                  <a:prstGeom prst="chevron">
                                    <a:avLst>
                                      <a:gd fmla="val 50000" name="adj"/>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 y="1976832"/>
                                    <a:ext cx="711524" cy="304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Biodiversidad</w:t>
                                      </w:r>
                                    </w:p>
                                  </w:txbxContent>
                                </wps:txbx>
                                <wps:bodyPr anchorCtr="0" anchor="ctr" bIns="5700" lIns="5700" spcFirstLastPara="1" rIns="5700" wrap="square" tIns="5700">
                                  <a:noAutofit/>
                                </wps:bodyPr>
                              </wps:wsp>
                              <wps:wsp>
                                <wps:cNvSpPr/>
                                <wps:cNvPr id="50" name="Shape 50"/>
                                <wps:spPr>
                                  <a:xfrm rot="5400000">
                                    <a:off x="2768611" y="-436015"/>
                                    <a:ext cx="660701" cy="4774875"/>
                                  </a:xfrm>
                                  <a:prstGeom prst="round2SameRect">
                                    <a:avLst>
                                      <a:gd fmla="val 16667" name="adj1"/>
                                      <a:gd fmla="val 0" name="adj2"/>
                                    </a:avLst>
                                  </a:prstGeom>
                                  <a:solidFill>
                                    <a:schemeClr val="lt1">
                                      <a:alpha val="88627"/>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711525" y="1653324"/>
                                    <a:ext cx="4742622" cy="596195"/>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El conocimiento de la biodiversidad del entorno, permite identificar recursos aprovechables bien sea para la construcción de instalaciones o para la obtención de servicios ambientales como bosques protectores de fuentes hídricas. </w:t>
                                      </w:r>
                                    </w:p>
                                  </w:txbxContent>
                                </wps:txbx>
                                <wps:bodyPr anchorCtr="0" anchor="ctr" bIns="5700" lIns="64000" spcFirstLastPara="1" rIns="5700" wrap="square" tIns="5700">
                                  <a:noAutofit/>
                                </wps:bodyPr>
                              </wps:wsp>
                            </wpg:grpSp>
                          </wpg:grpSp>
                        </wpg:grpSp>
                      </wpg:grpSp>
                    </wpg:wgp>
                  </a:graphicData>
                </a:graphic>
              </wp:inline>
            </w:drawing>
          </mc:Choice>
          <mc:Fallback>
            <w:drawing>
              <wp:inline distB="0" distT="0" distL="0" distR="0">
                <wp:extent cx="6078416" cy="2638425"/>
                <wp:effectExtent b="0" l="0" r="0" t="0"/>
                <wp:docPr id="622" name="image12.png"/>
                <a:graphic>
                  <a:graphicData uri="http://schemas.openxmlformats.org/drawingml/2006/picture">
                    <pic:pic>
                      <pic:nvPicPr>
                        <pic:cNvPr id="0" name="image12.png"/>
                        <pic:cNvPicPr preferRelativeResize="0"/>
                      </pic:nvPicPr>
                      <pic:blipFill>
                        <a:blip r:embed="rId53"/>
                        <a:srcRect/>
                        <a:stretch>
                          <a:fillRect/>
                        </a:stretch>
                      </pic:blipFill>
                      <pic:spPr>
                        <a:xfrm>
                          <a:off x="0" y="0"/>
                          <a:ext cx="6078416" cy="2638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sdt>
        <w:sdtPr>
          <w:tag w:val="goog_rdk_41"/>
        </w:sdtPr>
        <w:sdtContent>
          <w:commentRangeStart w:id="32"/>
        </w:sdtContent>
      </w:sdt>
      <w:r w:rsidDel="00000000" w:rsidR="00000000" w:rsidRPr="00000000">
        <w:rPr>
          <w:rtl w:val="0"/>
        </w:rPr>
        <w:t xml:space="preserve">De acuerdo con sus características, los inventarios en una explotación pecuaria pueden clasificarse de la siguiente manera:</w:t>
      </w:r>
      <w:r w:rsidDel="00000000" w:rsidR="00000000" w:rsidRPr="00000000">
        <w:rPr/>
        <mc:AlternateContent>
          <mc:Choice Requires="wpg">
            <w:drawing>
              <wp:inline distB="0" distT="0" distL="0" distR="0">
                <wp:extent cx="5419725" cy="1421436"/>
                <wp:effectExtent b="0" l="0" r="0" t="0"/>
                <wp:docPr id="623" name=""/>
                <a:graphic>
                  <a:graphicData uri="http://schemas.microsoft.com/office/word/2010/wordprocessingGroup">
                    <wpg:wgp>
                      <wpg:cNvGrpSpPr/>
                      <wpg:grpSpPr>
                        <a:xfrm>
                          <a:off x="2636138" y="3069282"/>
                          <a:ext cx="5419725" cy="1421436"/>
                          <a:chOff x="2636138" y="3069282"/>
                          <a:chExt cx="5419725" cy="1421436"/>
                        </a:xfrm>
                      </wpg:grpSpPr>
                      <wpg:grpSp>
                        <wpg:cNvGrpSpPr/>
                        <wpg:grpSpPr>
                          <a:xfrm>
                            <a:off x="2636138" y="3069282"/>
                            <a:ext cx="5419725" cy="1421436"/>
                            <a:chOff x="2636138" y="3069282"/>
                            <a:chExt cx="5419725" cy="1421436"/>
                          </a:xfrm>
                        </wpg:grpSpPr>
                        <wps:wsp>
                          <wps:cNvSpPr/>
                          <wps:cNvPr id="10" name="Shape 10"/>
                          <wps:spPr>
                            <a:xfrm>
                              <a:off x="2636138" y="3069282"/>
                              <a:ext cx="5419725" cy="142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6138" y="3069282"/>
                              <a:ext cx="5419725" cy="1421436"/>
                              <a:chOff x="2636138" y="3069282"/>
                              <a:chExt cx="5419725" cy="1421436"/>
                            </a:xfrm>
                          </wpg:grpSpPr>
                          <wps:wsp>
                            <wps:cNvSpPr/>
                            <wps:cNvPr id="54" name="Shape 54"/>
                            <wps:spPr>
                              <a:xfrm>
                                <a:off x="2636138" y="3069282"/>
                                <a:ext cx="5419725" cy="142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6138" y="3069282"/>
                                <a:ext cx="5419725" cy="1421436"/>
                                <a:chOff x="0" y="1"/>
                                <a:chExt cx="5419725" cy="1421436"/>
                              </a:xfrm>
                            </wpg:grpSpPr>
                            <wps:wsp>
                              <wps:cNvSpPr/>
                              <wps:cNvPr id="56" name="Shape 56"/>
                              <wps:spPr>
                                <a:xfrm>
                                  <a:off x="0" y="1"/>
                                  <a:ext cx="5419725" cy="142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419725" cy="1421436"/>
                                  <a:chOff x="0" y="1"/>
                                  <a:chExt cx="5419725" cy="1421436"/>
                                </a:xfrm>
                              </wpg:grpSpPr>
                              <wps:wsp>
                                <wps:cNvSpPr/>
                                <wps:cNvPr id="58" name="Shape 58"/>
                                <wps:spPr>
                                  <a:xfrm>
                                    <a:off x="0" y="1"/>
                                    <a:ext cx="5419725" cy="12464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181597"/>
                                    <a:ext cx="5419725" cy="151200"/>
                                  </a:xfrm>
                                  <a:prstGeom prst="rect">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70986" y="93037"/>
                                    <a:ext cx="3793807" cy="17712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9632" y="101683"/>
                                    <a:ext cx="3776515" cy="159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Inventario de materias primas e insumos.</w:t>
                                      </w:r>
                                    </w:p>
                                  </w:txbxContent>
                                </wps:txbx>
                                <wps:bodyPr anchorCtr="0" anchor="ctr" bIns="0" lIns="143375" spcFirstLastPara="1" rIns="143375" wrap="square" tIns="0">
                                  <a:noAutofit/>
                                </wps:bodyPr>
                              </wps:wsp>
                              <wps:wsp>
                                <wps:cNvSpPr/>
                                <wps:cNvPr id="62" name="Shape 62"/>
                                <wps:spPr>
                                  <a:xfrm>
                                    <a:off x="0" y="453757"/>
                                    <a:ext cx="5419725" cy="151200"/>
                                  </a:xfrm>
                                  <a:prstGeom prst="rect">
                                    <a:avLst/>
                                  </a:prstGeom>
                                  <a:solidFill>
                                    <a:schemeClr val="lt1">
                                      <a:alpha val="88627"/>
                                    </a:schemeClr>
                                  </a:solidFill>
                                  <a:ln cap="flat" cmpd="sng" w="25400">
                                    <a:solidFill>
                                      <a:srgbClr val="47D2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70986" y="365197"/>
                                    <a:ext cx="3793807" cy="177120"/>
                                  </a:xfrm>
                                  <a:prstGeom prst="roundRect">
                                    <a:avLst>
                                      <a:gd fmla="val 16667"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79632" y="373843"/>
                                    <a:ext cx="3776515" cy="159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Inventario de animales.</w:t>
                                      </w:r>
                                    </w:p>
                                  </w:txbxContent>
                                </wps:txbx>
                                <wps:bodyPr anchorCtr="0" anchor="ctr" bIns="0" lIns="143375" spcFirstLastPara="1" rIns="143375" wrap="square" tIns="0">
                                  <a:noAutofit/>
                                </wps:bodyPr>
                              </wps:wsp>
                              <wps:wsp>
                                <wps:cNvSpPr/>
                                <wps:cNvPr id="65" name="Shape 65"/>
                                <wps:spPr>
                                  <a:xfrm>
                                    <a:off x="0" y="725917"/>
                                    <a:ext cx="5419725" cy="151200"/>
                                  </a:xfrm>
                                  <a:prstGeom prst="rect">
                                    <a:avLst/>
                                  </a:prstGeom>
                                  <a:solidFill>
                                    <a:schemeClr val="lt1">
                                      <a:alpha val="88627"/>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70986" y="637357"/>
                                    <a:ext cx="3793807" cy="177120"/>
                                  </a:xfrm>
                                  <a:prstGeom prst="roundRect">
                                    <a:avLst>
                                      <a:gd fmla="val 16667"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79632" y="646003"/>
                                    <a:ext cx="3776515" cy="159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Inventario de cobertura del suelo.</w:t>
                                      </w:r>
                                    </w:p>
                                  </w:txbxContent>
                                </wps:txbx>
                                <wps:bodyPr anchorCtr="0" anchor="ctr" bIns="0" lIns="143375" spcFirstLastPara="1" rIns="143375" wrap="square" tIns="0">
                                  <a:noAutofit/>
                                </wps:bodyPr>
                              </wps:wsp>
                              <wps:wsp>
                                <wps:cNvSpPr/>
                                <wps:cNvPr id="68" name="Shape 68"/>
                                <wps:spPr>
                                  <a:xfrm>
                                    <a:off x="0" y="998077"/>
                                    <a:ext cx="5419725" cy="151200"/>
                                  </a:xfrm>
                                  <a:prstGeom prst="rect">
                                    <a:avLst/>
                                  </a:prstGeom>
                                  <a:solidFill>
                                    <a:schemeClr val="lt1">
                                      <a:alpha val="88627"/>
                                    </a:schemeClr>
                                  </a:solidFill>
                                  <a:ln cap="flat" cmpd="sng" w="25400">
                                    <a:solidFill>
                                      <a:srgbClr val="D3EB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70986" y="909517"/>
                                    <a:ext cx="3793807" cy="177120"/>
                                  </a:xfrm>
                                  <a:prstGeom prst="roundRect">
                                    <a:avLst>
                                      <a:gd fmla="val 16667"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79632" y="918163"/>
                                    <a:ext cx="3776515" cy="159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Inventario de equipos y herramientas.</w:t>
                                      </w:r>
                                    </w:p>
                                  </w:txbxContent>
                                </wps:txbx>
                                <wps:bodyPr anchorCtr="0" anchor="ctr" bIns="0" lIns="143375" spcFirstLastPara="1" rIns="143375" wrap="square" tIns="0">
                                  <a:noAutofit/>
                                </wps:bodyPr>
                              </wps:wsp>
                              <wps:wsp>
                                <wps:cNvSpPr/>
                                <wps:cNvPr id="71" name="Shape 71"/>
                                <wps:spPr>
                                  <a:xfrm>
                                    <a:off x="0" y="1270237"/>
                                    <a:ext cx="5419725" cy="151200"/>
                                  </a:xfrm>
                                  <a:prstGeom prst="rect">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70986" y="1181677"/>
                                    <a:ext cx="3793807" cy="177120"/>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79632" y="1190323"/>
                                    <a:ext cx="3776515" cy="159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Inventario de instalaciones.</w:t>
                                      </w:r>
                                    </w:p>
                                  </w:txbxContent>
                                </wps:txbx>
                                <wps:bodyPr anchorCtr="0" anchor="ctr" bIns="0" lIns="143375" spcFirstLastPara="1" rIns="143375" wrap="square" tIns="0">
                                  <a:noAutofit/>
                                </wps:bodyPr>
                              </wps:wsp>
                            </wpg:grpSp>
                          </wpg:grpSp>
                        </wpg:grpSp>
                      </wpg:grpSp>
                    </wpg:wgp>
                  </a:graphicData>
                </a:graphic>
              </wp:inline>
            </w:drawing>
          </mc:Choice>
          <mc:Fallback>
            <w:drawing>
              <wp:inline distB="0" distT="0" distL="0" distR="0">
                <wp:extent cx="5419725" cy="1421436"/>
                <wp:effectExtent b="0" l="0" r="0" t="0"/>
                <wp:docPr id="623"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5419725" cy="14214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Para la elaboración de inventarios acordes con las necesidades de la explotación pecuaria, es clave identificar en primera instancia qué se quiere cuantificar y cómo se va a clasificar. Algunos ejemplos de las columnas que pueden llevar los inventarios de materias primas, animales, herramientas y suelos son los siguientes.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40">
      <w:pPr>
        <w:rPr/>
      </w:pPr>
      <w:sdt>
        <w:sdtPr>
          <w:tag w:val="goog_rdk_42"/>
        </w:sdtPr>
        <w:sdtContent>
          <w:commentRangeStart w:id="33"/>
        </w:sdtContent>
      </w:sdt>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Inventario de materias primas e insumos</w:t>
      </w:r>
    </w:p>
    <w:tbl>
      <w:tblPr>
        <w:tblStyle w:val="Table10"/>
        <w:tblW w:w="9824.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129"/>
        <w:gridCol w:w="1985"/>
        <w:gridCol w:w="850"/>
        <w:gridCol w:w="1284"/>
        <w:gridCol w:w="759"/>
        <w:gridCol w:w="1017"/>
        <w:gridCol w:w="1524"/>
        <w:gridCol w:w="1276"/>
        <w:tblGridChange w:id="0">
          <w:tblGrid>
            <w:gridCol w:w="1129"/>
            <w:gridCol w:w="1985"/>
            <w:gridCol w:w="850"/>
            <w:gridCol w:w="1284"/>
            <w:gridCol w:w="759"/>
            <w:gridCol w:w="1017"/>
            <w:gridCol w:w="1524"/>
            <w:gridCol w:w="1276"/>
          </w:tblGrid>
        </w:tblGridChange>
      </w:tblGrid>
      <w:tr>
        <w:trPr>
          <w:cantSplit w:val="0"/>
          <w:trHeight w:val="250" w:hRule="atLeast"/>
          <w:tblHeader w:val="0"/>
        </w:trPr>
        <w:tc>
          <w:tcPr>
            <w:vAlign w:val="center"/>
          </w:tcPr>
          <w:p w:rsidR="00000000" w:rsidDel="00000000" w:rsidP="00000000" w:rsidRDefault="00000000" w:rsidRPr="00000000" w14:paraId="00000242">
            <w:pPr>
              <w:spacing w:line="276" w:lineRule="auto"/>
              <w:jc w:val="center"/>
              <w:rPr>
                <w:sz w:val="16"/>
                <w:szCs w:val="16"/>
              </w:rPr>
            </w:pPr>
            <w:r w:rsidDel="00000000" w:rsidR="00000000" w:rsidRPr="00000000">
              <w:rPr>
                <w:sz w:val="16"/>
                <w:szCs w:val="16"/>
                <w:rtl w:val="0"/>
              </w:rPr>
              <w:t xml:space="preserve">Uso</w:t>
            </w:r>
          </w:p>
        </w:tc>
        <w:tc>
          <w:tcPr>
            <w:vAlign w:val="center"/>
          </w:tcPr>
          <w:p w:rsidR="00000000" w:rsidDel="00000000" w:rsidP="00000000" w:rsidRDefault="00000000" w:rsidRPr="00000000" w14:paraId="00000243">
            <w:pPr>
              <w:spacing w:line="276" w:lineRule="auto"/>
              <w:jc w:val="center"/>
              <w:rPr>
                <w:sz w:val="16"/>
                <w:szCs w:val="16"/>
              </w:rPr>
            </w:pPr>
            <w:r w:rsidDel="00000000" w:rsidR="00000000" w:rsidRPr="00000000">
              <w:rPr>
                <w:sz w:val="16"/>
                <w:szCs w:val="16"/>
                <w:rtl w:val="0"/>
              </w:rPr>
              <w:t xml:space="preserve">Descripción</w:t>
            </w:r>
          </w:p>
        </w:tc>
        <w:tc>
          <w:tcPr>
            <w:vAlign w:val="center"/>
          </w:tcPr>
          <w:p w:rsidR="00000000" w:rsidDel="00000000" w:rsidP="00000000" w:rsidRDefault="00000000" w:rsidRPr="00000000" w14:paraId="00000244">
            <w:pPr>
              <w:spacing w:line="276" w:lineRule="auto"/>
              <w:jc w:val="center"/>
              <w:rPr>
                <w:sz w:val="16"/>
                <w:szCs w:val="16"/>
              </w:rPr>
            </w:pPr>
            <w:r w:rsidDel="00000000" w:rsidR="00000000" w:rsidRPr="00000000">
              <w:rPr>
                <w:sz w:val="16"/>
                <w:szCs w:val="16"/>
                <w:rtl w:val="0"/>
              </w:rPr>
              <w:t xml:space="preserve">Marca</w:t>
            </w:r>
          </w:p>
        </w:tc>
        <w:tc>
          <w:tcPr>
            <w:vAlign w:val="center"/>
          </w:tcPr>
          <w:p w:rsidR="00000000" w:rsidDel="00000000" w:rsidP="00000000" w:rsidRDefault="00000000" w:rsidRPr="00000000" w14:paraId="00000245">
            <w:pPr>
              <w:spacing w:line="276" w:lineRule="auto"/>
              <w:jc w:val="center"/>
              <w:rPr>
                <w:sz w:val="16"/>
                <w:szCs w:val="16"/>
              </w:rPr>
            </w:pPr>
            <w:r w:rsidDel="00000000" w:rsidR="00000000" w:rsidRPr="00000000">
              <w:rPr>
                <w:sz w:val="16"/>
                <w:szCs w:val="16"/>
                <w:rtl w:val="0"/>
              </w:rPr>
              <w:t xml:space="preserve">Fecha de vencimiento</w:t>
            </w:r>
          </w:p>
        </w:tc>
        <w:tc>
          <w:tcPr>
            <w:vAlign w:val="center"/>
          </w:tcPr>
          <w:p w:rsidR="00000000" w:rsidDel="00000000" w:rsidP="00000000" w:rsidRDefault="00000000" w:rsidRPr="00000000" w14:paraId="00000246">
            <w:pPr>
              <w:spacing w:line="276" w:lineRule="auto"/>
              <w:jc w:val="center"/>
              <w:rPr>
                <w:sz w:val="16"/>
                <w:szCs w:val="16"/>
              </w:rPr>
            </w:pPr>
            <w:r w:rsidDel="00000000" w:rsidR="00000000" w:rsidRPr="00000000">
              <w:rPr>
                <w:sz w:val="16"/>
                <w:szCs w:val="16"/>
                <w:rtl w:val="0"/>
              </w:rPr>
              <w:t xml:space="preserve">Unidad</w:t>
            </w:r>
          </w:p>
        </w:tc>
        <w:tc>
          <w:tcPr>
            <w:vAlign w:val="center"/>
          </w:tcPr>
          <w:p w:rsidR="00000000" w:rsidDel="00000000" w:rsidP="00000000" w:rsidRDefault="00000000" w:rsidRPr="00000000" w14:paraId="00000247">
            <w:pPr>
              <w:spacing w:line="276" w:lineRule="auto"/>
              <w:jc w:val="center"/>
              <w:rPr>
                <w:sz w:val="16"/>
                <w:szCs w:val="16"/>
              </w:rPr>
            </w:pPr>
            <w:r w:rsidDel="00000000" w:rsidR="00000000" w:rsidRPr="00000000">
              <w:rPr>
                <w:sz w:val="16"/>
                <w:szCs w:val="16"/>
                <w:rtl w:val="0"/>
              </w:rPr>
              <w:t xml:space="preserve">Cantidad</w:t>
            </w:r>
          </w:p>
        </w:tc>
        <w:tc>
          <w:tcPr>
            <w:vAlign w:val="center"/>
          </w:tcPr>
          <w:p w:rsidR="00000000" w:rsidDel="00000000" w:rsidP="00000000" w:rsidRDefault="00000000" w:rsidRPr="00000000" w14:paraId="00000248">
            <w:pPr>
              <w:spacing w:line="276" w:lineRule="auto"/>
              <w:jc w:val="center"/>
              <w:rPr>
                <w:sz w:val="16"/>
                <w:szCs w:val="16"/>
              </w:rPr>
            </w:pPr>
            <w:r w:rsidDel="00000000" w:rsidR="00000000" w:rsidRPr="00000000">
              <w:rPr>
                <w:sz w:val="16"/>
                <w:szCs w:val="16"/>
                <w:rtl w:val="0"/>
              </w:rPr>
              <w:t xml:space="preserve">Valor comercial unitario</w:t>
            </w:r>
          </w:p>
        </w:tc>
        <w:tc>
          <w:tcPr>
            <w:vAlign w:val="center"/>
          </w:tcPr>
          <w:p w:rsidR="00000000" w:rsidDel="00000000" w:rsidP="00000000" w:rsidRDefault="00000000" w:rsidRPr="00000000" w14:paraId="00000249">
            <w:pPr>
              <w:spacing w:line="276" w:lineRule="auto"/>
              <w:jc w:val="center"/>
              <w:rPr>
                <w:sz w:val="16"/>
                <w:szCs w:val="16"/>
              </w:rPr>
            </w:pPr>
            <w:r w:rsidDel="00000000" w:rsidR="00000000" w:rsidRPr="00000000">
              <w:rPr>
                <w:sz w:val="16"/>
                <w:szCs w:val="16"/>
                <w:rtl w:val="0"/>
              </w:rPr>
              <w:t xml:space="preserve">Valor total</w:t>
            </w:r>
          </w:p>
        </w:tc>
      </w:tr>
      <w:tr>
        <w:trPr>
          <w:cantSplit w:val="0"/>
          <w:trHeight w:val="155" w:hRule="atLeast"/>
          <w:tblHeader w:val="0"/>
        </w:trPr>
        <w:tc>
          <w:tcPr>
            <w:vAlign w:val="center"/>
          </w:tcPr>
          <w:p w:rsidR="00000000" w:rsidDel="00000000" w:rsidP="00000000" w:rsidRDefault="00000000" w:rsidRPr="00000000" w14:paraId="0000024A">
            <w:pPr>
              <w:spacing w:line="276" w:lineRule="auto"/>
              <w:jc w:val="center"/>
              <w:rPr>
                <w:b w:val="0"/>
                <w:sz w:val="16"/>
                <w:szCs w:val="16"/>
              </w:rPr>
            </w:pPr>
            <w:r w:rsidDel="00000000" w:rsidR="00000000" w:rsidRPr="00000000">
              <w:rPr>
                <w:b w:val="0"/>
                <w:sz w:val="16"/>
                <w:szCs w:val="16"/>
                <w:rtl w:val="0"/>
              </w:rPr>
              <w:t xml:space="preserve">Fertilizante</w:t>
            </w:r>
          </w:p>
        </w:tc>
        <w:tc>
          <w:tcPr>
            <w:vAlign w:val="center"/>
          </w:tcPr>
          <w:p w:rsidR="00000000" w:rsidDel="00000000" w:rsidP="00000000" w:rsidRDefault="00000000" w:rsidRPr="00000000" w14:paraId="0000024B">
            <w:pPr>
              <w:spacing w:line="276" w:lineRule="auto"/>
              <w:jc w:val="center"/>
              <w:rPr>
                <w:b w:val="0"/>
                <w:sz w:val="16"/>
                <w:szCs w:val="16"/>
              </w:rPr>
            </w:pPr>
            <w:r w:rsidDel="00000000" w:rsidR="00000000" w:rsidRPr="00000000">
              <w:rPr>
                <w:b w:val="0"/>
                <w:sz w:val="16"/>
                <w:szCs w:val="16"/>
                <w:rtl w:val="0"/>
              </w:rPr>
              <w:t xml:space="preserve">Urea, bulto 50 kilogramos</w:t>
            </w:r>
          </w:p>
        </w:tc>
        <w:tc>
          <w:tcPr>
            <w:vAlign w:val="center"/>
          </w:tcPr>
          <w:p w:rsidR="00000000" w:rsidDel="00000000" w:rsidP="00000000" w:rsidRDefault="00000000" w:rsidRPr="00000000" w14:paraId="0000024C">
            <w:pPr>
              <w:spacing w:line="276" w:lineRule="auto"/>
              <w:jc w:val="center"/>
              <w:rPr>
                <w:b w:val="0"/>
                <w:sz w:val="16"/>
                <w:szCs w:val="16"/>
              </w:rPr>
            </w:pPr>
            <w:r w:rsidDel="00000000" w:rsidR="00000000" w:rsidRPr="00000000">
              <w:rPr>
                <w:b w:val="0"/>
                <w:sz w:val="16"/>
                <w:szCs w:val="16"/>
                <w:rtl w:val="0"/>
              </w:rPr>
              <w:t xml:space="preserve">Yara</w:t>
            </w:r>
          </w:p>
        </w:tc>
        <w:tc>
          <w:tcPr>
            <w:vAlign w:val="center"/>
          </w:tcPr>
          <w:p w:rsidR="00000000" w:rsidDel="00000000" w:rsidP="00000000" w:rsidRDefault="00000000" w:rsidRPr="00000000" w14:paraId="0000024D">
            <w:pPr>
              <w:spacing w:line="276" w:lineRule="auto"/>
              <w:jc w:val="center"/>
              <w:rPr>
                <w:b w:val="0"/>
                <w:sz w:val="16"/>
                <w:szCs w:val="16"/>
              </w:rPr>
            </w:pPr>
            <w:r w:rsidDel="00000000" w:rsidR="00000000" w:rsidRPr="00000000">
              <w:rPr>
                <w:b w:val="0"/>
                <w:sz w:val="16"/>
                <w:szCs w:val="16"/>
                <w:rtl w:val="0"/>
              </w:rPr>
              <w:t xml:space="preserve">23-12-2025</w:t>
            </w:r>
          </w:p>
        </w:tc>
        <w:tc>
          <w:tcPr>
            <w:vAlign w:val="center"/>
          </w:tcPr>
          <w:p w:rsidR="00000000" w:rsidDel="00000000" w:rsidP="00000000" w:rsidRDefault="00000000" w:rsidRPr="00000000" w14:paraId="0000024E">
            <w:pPr>
              <w:spacing w:line="276" w:lineRule="auto"/>
              <w:jc w:val="center"/>
              <w:rPr>
                <w:b w:val="0"/>
                <w:sz w:val="16"/>
                <w:szCs w:val="16"/>
              </w:rPr>
            </w:pPr>
            <w:r w:rsidDel="00000000" w:rsidR="00000000" w:rsidRPr="00000000">
              <w:rPr>
                <w:b w:val="0"/>
                <w:sz w:val="16"/>
                <w:szCs w:val="16"/>
                <w:rtl w:val="0"/>
              </w:rPr>
              <w:t xml:space="preserve">Bulto</w:t>
            </w:r>
          </w:p>
        </w:tc>
        <w:tc>
          <w:tcPr>
            <w:vAlign w:val="center"/>
          </w:tcPr>
          <w:p w:rsidR="00000000" w:rsidDel="00000000" w:rsidP="00000000" w:rsidRDefault="00000000" w:rsidRPr="00000000" w14:paraId="0000024F">
            <w:pPr>
              <w:spacing w:line="276" w:lineRule="auto"/>
              <w:jc w:val="center"/>
              <w:rPr>
                <w:b w:val="0"/>
                <w:sz w:val="16"/>
                <w:szCs w:val="16"/>
              </w:rPr>
            </w:pPr>
            <w:r w:rsidDel="00000000" w:rsidR="00000000" w:rsidRPr="00000000">
              <w:rPr>
                <w:b w:val="0"/>
                <w:sz w:val="16"/>
                <w:szCs w:val="16"/>
                <w:rtl w:val="0"/>
              </w:rPr>
              <w:t xml:space="preserve">30</w:t>
            </w:r>
          </w:p>
        </w:tc>
        <w:tc>
          <w:tcPr>
            <w:vAlign w:val="center"/>
          </w:tcPr>
          <w:p w:rsidR="00000000" w:rsidDel="00000000" w:rsidP="00000000" w:rsidRDefault="00000000" w:rsidRPr="00000000" w14:paraId="00000250">
            <w:pPr>
              <w:spacing w:line="276" w:lineRule="auto"/>
              <w:jc w:val="center"/>
              <w:rPr>
                <w:b w:val="0"/>
                <w:sz w:val="16"/>
                <w:szCs w:val="16"/>
              </w:rPr>
            </w:pPr>
            <w:r w:rsidDel="00000000" w:rsidR="00000000" w:rsidRPr="00000000">
              <w:rPr>
                <w:b w:val="0"/>
                <w:sz w:val="16"/>
                <w:szCs w:val="16"/>
                <w:rtl w:val="0"/>
              </w:rPr>
              <w:t xml:space="preserve">90.000</w:t>
            </w:r>
          </w:p>
        </w:tc>
        <w:tc>
          <w:tcPr>
            <w:vAlign w:val="center"/>
          </w:tcPr>
          <w:p w:rsidR="00000000" w:rsidDel="00000000" w:rsidP="00000000" w:rsidRDefault="00000000" w:rsidRPr="00000000" w14:paraId="00000251">
            <w:pPr>
              <w:spacing w:line="276" w:lineRule="auto"/>
              <w:jc w:val="center"/>
              <w:rPr>
                <w:b w:val="0"/>
                <w:sz w:val="16"/>
                <w:szCs w:val="16"/>
              </w:rPr>
            </w:pPr>
            <w:r w:rsidDel="00000000" w:rsidR="00000000" w:rsidRPr="00000000">
              <w:rPr>
                <w:b w:val="0"/>
                <w:sz w:val="16"/>
                <w:szCs w:val="16"/>
                <w:rtl w:val="0"/>
              </w:rPr>
              <w:t xml:space="preserve">2.700.000</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Inventario de animales</w:t>
      </w:r>
    </w:p>
    <w:tbl>
      <w:tblPr>
        <w:tblStyle w:val="Table11"/>
        <w:tblW w:w="8324.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9"/>
        <w:gridCol w:w="1057"/>
        <w:gridCol w:w="1058"/>
        <w:gridCol w:w="1284"/>
        <w:gridCol w:w="1126"/>
        <w:gridCol w:w="1524"/>
        <w:gridCol w:w="1276"/>
        <w:tblGridChange w:id="0">
          <w:tblGrid>
            <w:gridCol w:w="999"/>
            <w:gridCol w:w="1057"/>
            <w:gridCol w:w="1058"/>
            <w:gridCol w:w="1284"/>
            <w:gridCol w:w="1126"/>
            <w:gridCol w:w="1524"/>
            <w:gridCol w:w="1276"/>
          </w:tblGrid>
        </w:tblGridChange>
      </w:tblGrid>
      <w:tr>
        <w:trPr>
          <w:cantSplit w:val="0"/>
          <w:trHeight w:val="249" w:hRule="atLeast"/>
          <w:tblHeader w:val="0"/>
        </w:trPr>
        <w:tc>
          <w:tcPr>
            <w:vMerge w:val="restart"/>
            <w:vAlign w:val="center"/>
          </w:tcPr>
          <w:p w:rsidR="00000000" w:rsidDel="00000000" w:rsidP="00000000" w:rsidRDefault="00000000" w:rsidRPr="00000000" w14:paraId="00000254">
            <w:pPr>
              <w:spacing w:line="276" w:lineRule="auto"/>
              <w:jc w:val="center"/>
              <w:rPr>
                <w:sz w:val="16"/>
                <w:szCs w:val="16"/>
              </w:rPr>
            </w:pPr>
            <w:r w:rsidDel="00000000" w:rsidR="00000000" w:rsidRPr="00000000">
              <w:rPr>
                <w:sz w:val="16"/>
                <w:szCs w:val="16"/>
                <w:rtl w:val="0"/>
              </w:rPr>
              <w:t xml:space="preserve">Código animal</w:t>
            </w:r>
          </w:p>
        </w:tc>
        <w:tc>
          <w:tcPr>
            <w:gridSpan w:val="2"/>
            <w:vAlign w:val="center"/>
          </w:tcPr>
          <w:p w:rsidR="00000000" w:rsidDel="00000000" w:rsidP="00000000" w:rsidRDefault="00000000" w:rsidRPr="00000000" w14:paraId="00000255">
            <w:pPr>
              <w:spacing w:line="276" w:lineRule="auto"/>
              <w:jc w:val="center"/>
              <w:rPr>
                <w:sz w:val="16"/>
                <w:szCs w:val="16"/>
              </w:rPr>
            </w:pPr>
            <w:r w:rsidDel="00000000" w:rsidR="00000000" w:rsidRPr="00000000">
              <w:rPr>
                <w:sz w:val="16"/>
                <w:szCs w:val="16"/>
                <w:rtl w:val="0"/>
              </w:rPr>
              <w:t xml:space="preserve">Sexo</w:t>
            </w:r>
          </w:p>
        </w:tc>
        <w:tc>
          <w:tcPr>
            <w:vMerge w:val="restart"/>
            <w:vAlign w:val="center"/>
          </w:tcPr>
          <w:p w:rsidR="00000000" w:rsidDel="00000000" w:rsidP="00000000" w:rsidRDefault="00000000" w:rsidRPr="00000000" w14:paraId="00000257">
            <w:pPr>
              <w:spacing w:line="276" w:lineRule="auto"/>
              <w:jc w:val="center"/>
              <w:rPr>
                <w:sz w:val="16"/>
                <w:szCs w:val="16"/>
              </w:rPr>
            </w:pPr>
            <w:r w:rsidDel="00000000" w:rsidR="00000000" w:rsidRPr="00000000">
              <w:rPr>
                <w:sz w:val="16"/>
                <w:szCs w:val="16"/>
                <w:rtl w:val="0"/>
              </w:rPr>
              <w:t xml:space="preserve">Edad meses</w:t>
            </w:r>
          </w:p>
        </w:tc>
        <w:tc>
          <w:tcPr>
            <w:vMerge w:val="restart"/>
            <w:vAlign w:val="center"/>
          </w:tcPr>
          <w:p w:rsidR="00000000" w:rsidDel="00000000" w:rsidP="00000000" w:rsidRDefault="00000000" w:rsidRPr="00000000" w14:paraId="00000258">
            <w:pPr>
              <w:spacing w:line="276" w:lineRule="auto"/>
              <w:jc w:val="center"/>
              <w:rPr>
                <w:sz w:val="16"/>
                <w:szCs w:val="16"/>
              </w:rPr>
            </w:pPr>
            <w:r w:rsidDel="00000000" w:rsidR="00000000" w:rsidRPr="00000000">
              <w:rPr>
                <w:sz w:val="16"/>
                <w:szCs w:val="16"/>
                <w:rtl w:val="0"/>
              </w:rPr>
              <w:t xml:space="preserve">Número de Partos</w:t>
            </w:r>
          </w:p>
        </w:tc>
        <w:tc>
          <w:tcPr>
            <w:vMerge w:val="restart"/>
            <w:vAlign w:val="center"/>
          </w:tcPr>
          <w:p w:rsidR="00000000" w:rsidDel="00000000" w:rsidP="00000000" w:rsidRDefault="00000000" w:rsidRPr="00000000" w14:paraId="00000259">
            <w:pPr>
              <w:spacing w:line="276" w:lineRule="auto"/>
              <w:jc w:val="center"/>
              <w:rPr>
                <w:sz w:val="16"/>
                <w:szCs w:val="16"/>
              </w:rPr>
            </w:pPr>
            <w:r w:rsidDel="00000000" w:rsidR="00000000" w:rsidRPr="00000000">
              <w:rPr>
                <w:sz w:val="16"/>
                <w:szCs w:val="16"/>
                <w:rtl w:val="0"/>
              </w:rPr>
              <w:t xml:space="preserve">Peso en kilogramos</w:t>
            </w:r>
          </w:p>
        </w:tc>
        <w:tc>
          <w:tcPr>
            <w:vMerge w:val="restart"/>
            <w:vAlign w:val="center"/>
          </w:tcPr>
          <w:p w:rsidR="00000000" w:rsidDel="00000000" w:rsidP="00000000" w:rsidRDefault="00000000" w:rsidRPr="00000000" w14:paraId="0000025A">
            <w:pPr>
              <w:spacing w:line="276" w:lineRule="auto"/>
              <w:jc w:val="center"/>
              <w:rPr>
                <w:sz w:val="16"/>
                <w:szCs w:val="16"/>
              </w:rPr>
            </w:pPr>
            <w:r w:rsidDel="00000000" w:rsidR="00000000" w:rsidRPr="00000000">
              <w:rPr>
                <w:sz w:val="16"/>
                <w:szCs w:val="16"/>
                <w:rtl w:val="0"/>
              </w:rPr>
              <w:t xml:space="preserve">Vacunado</w:t>
            </w:r>
          </w:p>
        </w:tc>
      </w:tr>
      <w:tr>
        <w:trPr>
          <w:cantSplit w:val="0"/>
          <w:tblHeader w:val="0"/>
        </w:trPr>
        <w:tc>
          <w:tcPr>
            <w:vMerge w:val="continue"/>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25C">
            <w:pPr>
              <w:spacing w:line="276" w:lineRule="auto"/>
              <w:jc w:val="center"/>
              <w:rPr>
                <w:sz w:val="16"/>
                <w:szCs w:val="16"/>
              </w:rPr>
            </w:pPr>
            <w:r w:rsidDel="00000000" w:rsidR="00000000" w:rsidRPr="00000000">
              <w:rPr>
                <w:sz w:val="16"/>
                <w:szCs w:val="16"/>
                <w:rtl w:val="0"/>
              </w:rPr>
              <w:t xml:space="preserve">Macho</w:t>
            </w:r>
          </w:p>
        </w:tc>
        <w:tc>
          <w:tcPr>
            <w:vAlign w:val="center"/>
          </w:tcPr>
          <w:p w:rsidR="00000000" w:rsidDel="00000000" w:rsidP="00000000" w:rsidRDefault="00000000" w:rsidRPr="00000000" w14:paraId="0000025D">
            <w:pPr>
              <w:spacing w:line="276" w:lineRule="auto"/>
              <w:jc w:val="center"/>
              <w:rPr>
                <w:sz w:val="16"/>
                <w:szCs w:val="16"/>
              </w:rPr>
            </w:pPr>
            <w:r w:rsidDel="00000000" w:rsidR="00000000" w:rsidRPr="00000000">
              <w:rPr>
                <w:sz w:val="16"/>
                <w:szCs w:val="16"/>
                <w:rtl w:val="0"/>
              </w:rPr>
              <w:t xml:space="preserve">Hembra</w:t>
            </w:r>
          </w:p>
        </w:tc>
        <w:tc>
          <w:tcPr>
            <w:vMerge w:val="continue"/>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r>
      <w:tr>
        <w:trPr>
          <w:cantSplit w:val="0"/>
          <w:trHeight w:val="87" w:hRule="atLeast"/>
          <w:tblHeader w:val="0"/>
        </w:trPr>
        <w:tc>
          <w:tcPr>
            <w:vAlign w:val="center"/>
          </w:tcPr>
          <w:p w:rsidR="00000000" w:rsidDel="00000000" w:rsidP="00000000" w:rsidRDefault="00000000" w:rsidRPr="00000000" w14:paraId="00000262">
            <w:pPr>
              <w:spacing w:line="276" w:lineRule="auto"/>
              <w:jc w:val="center"/>
              <w:rPr>
                <w:b w:val="0"/>
                <w:sz w:val="16"/>
                <w:szCs w:val="16"/>
              </w:rPr>
            </w:pPr>
            <w:r w:rsidDel="00000000" w:rsidR="00000000" w:rsidRPr="00000000">
              <w:rPr>
                <w:b w:val="0"/>
                <w:sz w:val="16"/>
                <w:szCs w:val="16"/>
                <w:rtl w:val="0"/>
              </w:rPr>
              <w:t xml:space="preserve">0001</w:t>
            </w:r>
          </w:p>
        </w:tc>
        <w:tc>
          <w:tcPr>
            <w:vAlign w:val="center"/>
          </w:tcPr>
          <w:p w:rsidR="00000000" w:rsidDel="00000000" w:rsidP="00000000" w:rsidRDefault="00000000" w:rsidRPr="00000000" w14:paraId="00000263">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64">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65">
            <w:pPr>
              <w:spacing w:line="276" w:lineRule="auto"/>
              <w:jc w:val="center"/>
              <w:rPr>
                <w:b w:val="0"/>
                <w:sz w:val="16"/>
                <w:szCs w:val="16"/>
              </w:rPr>
            </w:pPr>
            <w:r w:rsidDel="00000000" w:rsidR="00000000" w:rsidRPr="00000000">
              <w:rPr>
                <w:b w:val="0"/>
                <w:sz w:val="16"/>
                <w:szCs w:val="16"/>
                <w:rtl w:val="0"/>
              </w:rPr>
              <w:t xml:space="preserve">22</w:t>
            </w:r>
          </w:p>
        </w:tc>
        <w:tc>
          <w:tcPr>
            <w:vAlign w:val="center"/>
          </w:tcPr>
          <w:p w:rsidR="00000000" w:rsidDel="00000000" w:rsidP="00000000" w:rsidRDefault="00000000" w:rsidRPr="00000000" w14:paraId="00000266">
            <w:pPr>
              <w:spacing w:line="276" w:lineRule="auto"/>
              <w:jc w:val="center"/>
              <w:rPr>
                <w:b w:val="0"/>
                <w:sz w:val="16"/>
                <w:szCs w:val="16"/>
              </w:rPr>
            </w:pPr>
            <w:r w:rsidDel="00000000" w:rsidR="00000000" w:rsidRPr="00000000">
              <w:rPr>
                <w:b w:val="0"/>
                <w:sz w:val="16"/>
                <w:szCs w:val="16"/>
                <w:rtl w:val="0"/>
              </w:rPr>
              <w:t xml:space="preserve">N.A.</w:t>
            </w:r>
          </w:p>
        </w:tc>
        <w:tc>
          <w:tcPr>
            <w:vAlign w:val="center"/>
          </w:tcPr>
          <w:p w:rsidR="00000000" w:rsidDel="00000000" w:rsidP="00000000" w:rsidRDefault="00000000" w:rsidRPr="00000000" w14:paraId="00000267">
            <w:pPr>
              <w:spacing w:line="276" w:lineRule="auto"/>
              <w:jc w:val="center"/>
              <w:rPr>
                <w:b w:val="0"/>
                <w:sz w:val="16"/>
                <w:szCs w:val="16"/>
              </w:rPr>
            </w:pPr>
            <w:r w:rsidDel="00000000" w:rsidR="00000000" w:rsidRPr="00000000">
              <w:rPr>
                <w:b w:val="0"/>
                <w:sz w:val="16"/>
                <w:szCs w:val="16"/>
                <w:rtl w:val="0"/>
              </w:rPr>
              <w:t xml:space="preserve">90</w:t>
            </w:r>
          </w:p>
        </w:tc>
        <w:tc>
          <w:tcPr>
            <w:vAlign w:val="center"/>
          </w:tcPr>
          <w:p w:rsidR="00000000" w:rsidDel="00000000" w:rsidP="00000000" w:rsidRDefault="00000000" w:rsidRPr="00000000" w14:paraId="00000268">
            <w:pPr>
              <w:spacing w:line="276" w:lineRule="auto"/>
              <w:jc w:val="center"/>
              <w:rPr>
                <w:b w:val="0"/>
                <w:sz w:val="16"/>
                <w:szCs w:val="16"/>
              </w:rPr>
            </w:pPr>
            <w:r w:rsidDel="00000000" w:rsidR="00000000" w:rsidRPr="00000000">
              <w:rPr>
                <w:b w:val="0"/>
                <w:sz w:val="16"/>
                <w:szCs w:val="16"/>
                <w:rtl w:val="0"/>
              </w:rPr>
              <w:t xml:space="preserve">Sí</w:t>
            </w:r>
          </w:p>
        </w:tc>
      </w:tr>
      <w:tr>
        <w:trPr>
          <w:cantSplit w:val="0"/>
          <w:trHeight w:val="70" w:hRule="atLeast"/>
          <w:tblHeader w:val="0"/>
        </w:trPr>
        <w:tc>
          <w:tcPr>
            <w:vAlign w:val="center"/>
          </w:tcPr>
          <w:p w:rsidR="00000000" w:rsidDel="00000000" w:rsidP="00000000" w:rsidRDefault="00000000" w:rsidRPr="00000000" w14:paraId="00000269">
            <w:pPr>
              <w:spacing w:line="276" w:lineRule="auto"/>
              <w:jc w:val="center"/>
              <w:rPr>
                <w:b w:val="0"/>
                <w:sz w:val="16"/>
                <w:szCs w:val="16"/>
              </w:rPr>
            </w:pPr>
            <w:r w:rsidDel="00000000" w:rsidR="00000000" w:rsidRPr="00000000">
              <w:rPr>
                <w:b w:val="0"/>
                <w:sz w:val="16"/>
                <w:szCs w:val="16"/>
                <w:rtl w:val="0"/>
              </w:rPr>
              <w:t xml:space="preserve">0002</w:t>
            </w:r>
          </w:p>
        </w:tc>
        <w:tc>
          <w:tcPr>
            <w:vAlign w:val="center"/>
          </w:tcPr>
          <w:p w:rsidR="00000000" w:rsidDel="00000000" w:rsidP="00000000" w:rsidRDefault="00000000" w:rsidRPr="00000000" w14:paraId="0000026A">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6B">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6C">
            <w:pPr>
              <w:spacing w:line="276" w:lineRule="auto"/>
              <w:jc w:val="center"/>
              <w:rPr>
                <w:b w:val="0"/>
                <w:sz w:val="16"/>
                <w:szCs w:val="16"/>
              </w:rPr>
            </w:pPr>
            <w:r w:rsidDel="00000000" w:rsidR="00000000" w:rsidRPr="00000000">
              <w:rPr>
                <w:b w:val="0"/>
                <w:sz w:val="16"/>
                <w:szCs w:val="16"/>
                <w:rtl w:val="0"/>
              </w:rPr>
              <w:t xml:space="preserve">24</w:t>
            </w:r>
          </w:p>
        </w:tc>
        <w:tc>
          <w:tcPr>
            <w:vAlign w:val="center"/>
          </w:tcPr>
          <w:p w:rsidR="00000000" w:rsidDel="00000000" w:rsidP="00000000" w:rsidRDefault="00000000" w:rsidRPr="00000000" w14:paraId="0000026D">
            <w:pPr>
              <w:spacing w:line="276" w:lineRule="auto"/>
              <w:jc w:val="center"/>
              <w:rPr>
                <w:b w:val="0"/>
                <w:sz w:val="16"/>
                <w:szCs w:val="16"/>
              </w:rPr>
            </w:pPr>
            <w:r w:rsidDel="00000000" w:rsidR="00000000" w:rsidRPr="00000000">
              <w:rPr>
                <w:b w:val="0"/>
                <w:sz w:val="16"/>
                <w:szCs w:val="16"/>
                <w:rtl w:val="0"/>
              </w:rPr>
              <w:t xml:space="preserve">1</w:t>
            </w:r>
          </w:p>
        </w:tc>
        <w:tc>
          <w:tcPr>
            <w:vAlign w:val="center"/>
          </w:tcPr>
          <w:p w:rsidR="00000000" w:rsidDel="00000000" w:rsidP="00000000" w:rsidRDefault="00000000" w:rsidRPr="00000000" w14:paraId="0000026E">
            <w:pPr>
              <w:spacing w:line="276" w:lineRule="auto"/>
              <w:jc w:val="center"/>
              <w:rPr>
                <w:b w:val="0"/>
                <w:sz w:val="16"/>
                <w:szCs w:val="16"/>
              </w:rPr>
            </w:pPr>
            <w:r w:rsidDel="00000000" w:rsidR="00000000" w:rsidRPr="00000000">
              <w:rPr>
                <w:b w:val="0"/>
                <w:sz w:val="16"/>
                <w:szCs w:val="16"/>
                <w:rtl w:val="0"/>
              </w:rPr>
              <w:t xml:space="preserve">87</w:t>
            </w:r>
          </w:p>
        </w:tc>
        <w:tc>
          <w:tcPr>
            <w:vAlign w:val="center"/>
          </w:tcPr>
          <w:p w:rsidR="00000000" w:rsidDel="00000000" w:rsidP="00000000" w:rsidRDefault="00000000" w:rsidRPr="00000000" w14:paraId="0000026F">
            <w:pPr>
              <w:spacing w:line="276" w:lineRule="auto"/>
              <w:jc w:val="center"/>
              <w:rPr>
                <w:b w:val="0"/>
                <w:sz w:val="16"/>
                <w:szCs w:val="16"/>
              </w:rPr>
            </w:pPr>
            <w:r w:rsidDel="00000000" w:rsidR="00000000" w:rsidRPr="00000000">
              <w:rPr>
                <w:b w:val="0"/>
                <w:sz w:val="16"/>
                <w:szCs w:val="16"/>
                <w:rtl w:val="0"/>
              </w:rPr>
              <w:t xml:space="preserve">Sí</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Inventario de cobertura del suelo</w:t>
      </w:r>
    </w:p>
    <w:tbl>
      <w:tblPr>
        <w:tblStyle w:val="Table12"/>
        <w:tblW w:w="9054.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8"/>
        <w:gridCol w:w="1123"/>
        <w:gridCol w:w="1701"/>
        <w:gridCol w:w="1134"/>
        <w:gridCol w:w="783"/>
        <w:gridCol w:w="634"/>
        <w:gridCol w:w="1382"/>
        <w:gridCol w:w="649"/>
        <w:gridCol w:w="12"/>
        <w:gridCol w:w="638"/>
        <w:tblGridChange w:id="0">
          <w:tblGrid>
            <w:gridCol w:w="998"/>
            <w:gridCol w:w="1123"/>
            <w:gridCol w:w="1701"/>
            <w:gridCol w:w="1134"/>
            <w:gridCol w:w="783"/>
            <w:gridCol w:w="634"/>
            <w:gridCol w:w="1382"/>
            <w:gridCol w:w="649"/>
            <w:gridCol w:w="12"/>
            <w:gridCol w:w="638"/>
          </w:tblGrid>
        </w:tblGridChange>
      </w:tblGrid>
      <w:tr>
        <w:trPr>
          <w:cantSplit w:val="0"/>
          <w:trHeight w:val="371" w:hRule="atLeast"/>
          <w:tblHeader w:val="0"/>
        </w:trPr>
        <w:tc>
          <w:tcPr>
            <w:vMerge w:val="restart"/>
            <w:vAlign w:val="center"/>
          </w:tcPr>
          <w:p w:rsidR="00000000" w:rsidDel="00000000" w:rsidP="00000000" w:rsidRDefault="00000000" w:rsidRPr="00000000" w14:paraId="00000272">
            <w:pPr>
              <w:spacing w:line="276" w:lineRule="auto"/>
              <w:jc w:val="center"/>
              <w:rPr>
                <w:sz w:val="16"/>
                <w:szCs w:val="16"/>
              </w:rPr>
            </w:pPr>
            <w:r w:rsidDel="00000000" w:rsidR="00000000" w:rsidRPr="00000000">
              <w:rPr>
                <w:sz w:val="16"/>
                <w:szCs w:val="16"/>
                <w:rtl w:val="0"/>
              </w:rPr>
              <w:t xml:space="preserve">Número de lote</w:t>
            </w:r>
          </w:p>
        </w:tc>
        <w:tc>
          <w:tcPr>
            <w:vMerge w:val="restart"/>
            <w:vAlign w:val="center"/>
          </w:tcPr>
          <w:p w:rsidR="00000000" w:rsidDel="00000000" w:rsidP="00000000" w:rsidRDefault="00000000" w:rsidRPr="00000000" w14:paraId="00000273">
            <w:pPr>
              <w:spacing w:line="276" w:lineRule="auto"/>
              <w:jc w:val="center"/>
              <w:rPr>
                <w:sz w:val="16"/>
                <w:szCs w:val="16"/>
              </w:rPr>
            </w:pPr>
            <w:r w:rsidDel="00000000" w:rsidR="00000000" w:rsidRPr="00000000">
              <w:rPr>
                <w:sz w:val="16"/>
                <w:szCs w:val="16"/>
                <w:rtl w:val="0"/>
              </w:rPr>
              <w:t xml:space="preserve">Área en hectáreas</w:t>
            </w:r>
          </w:p>
        </w:tc>
        <w:tc>
          <w:tcPr>
            <w:vMerge w:val="restart"/>
            <w:vAlign w:val="center"/>
          </w:tcPr>
          <w:p w:rsidR="00000000" w:rsidDel="00000000" w:rsidP="00000000" w:rsidRDefault="00000000" w:rsidRPr="00000000" w14:paraId="00000274">
            <w:pPr>
              <w:spacing w:line="276" w:lineRule="auto"/>
              <w:jc w:val="center"/>
              <w:rPr>
                <w:sz w:val="16"/>
                <w:szCs w:val="16"/>
              </w:rPr>
            </w:pPr>
            <w:r w:rsidDel="00000000" w:rsidR="00000000" w:rsidRPr="00000000">
              <w:rPr>
                <w:sz w:val="16"/>
                <w:szCs w:val="16"/>
                <w:rtl w:val="0"/>
              </w:rPr>
              <w:t xml:space="preserve">Uso actual</w:t>
            </w:r>
          </w:p>
        </w:tc>
        <w:tc>
          <w:tcPr>
            <w:vMerge w:val="restart"/>
            <w:vAlign w:val="center"/>
          </w:tcPr>
          <w:p w:rsidR="00000000" w:rsidDel="00000000" w:rsidP="00000000" w:rsidRDefault="00000000" w:rsidRPr="00000000" w14:paraId="00000275">
            <w:pPr>
              <w:spacing w:line="276" w:lineRule="auto"/>
              <w:jc w:val="center"/>
              <w:rPr>
                <w:sz w:val="16"/>
                <w:szCs w:val="16"/>
              </w:rPr>
            </w:pPr>
            <w:r w:rsidDel="00000000" w:rsidR="00000000" w:rsidRPr="00000000">
              <w:rPr>
                <w:sz w:val="16"/>
                <w:szCs w:val="16"/>
                <w:rtl w:val="0"/>
              </w:rPr>
              <w:t xml:space="preserve">Uso anterior</w:t>
            </w:r>
          </w:p>
        </w:tc>
        <w:tc>
          <w:tcPr>
            <w:gridSpan w:val="2"/>
            <w:vAlign w:val="center"/>
          </w:tcPr>
          <w:p w:rsidR="00000000" w:rsidDel="00000000" w:rsidP="00000000" w:rsidRDefault="00000000" w:rsidRPr="00000000" w14:paraId="00000276">
            <w:pPr>
              <w:spacing w:line="276" w:lineRule="auto"/>
              <w:jc w:val="center"/>
              <w:rPr>
                <w:sz w:val="16"/>
                <w:szCs w:val="16"/>
              </w:rPr>
            </w:pPr>
            <w:r w:rsidDel="00000000" w:rsidR="00000000" w:rsidRPr="00000000">
              <w:rPr>
                <w:sz w:val="16"/>
                <w:szCs w:val="16"/>
                <w:rtl w:val="0"/>
              </w:rPr>
              <w:t xml:space="preserve">Análisis de suelos</w:t>
            </w:r>
          </w:p>
        </w:tc>
        <w:tc>
          <w:tcPr>
            <w:vMerge w:val="restart"/>
            <w:vAlign w:val="center"/>
          </w:tcPr>
          <w:p w:rsidR="00000000" w:rsidDel="00000000" w:rsidP="00000000" w:rsidRDefault="00000000" w:rsidRPr="00000000" w14:paraId="00000278">
            <w:pPr>
              <w:spacing w:line="276" w:lineRule="auto"/>
              <w:jc w:val="center"/>
              <w:rPr>
                <w:sz w:val="16"/>
                <w:szCs w:val="16"/>
              </w:rPr>
            </w:pPr>
            <w:r w:rsidDel="00000000" w:rsidR="00000000" w:rsidRPr="00000000">
              <w:rPr>
                <w:sz w:val="16"/>
                <w:szCs w:val="16"/>
                <w:rtl w:val="0"/>
              </w:rPr>
              <w:t xml:space="preserve">Kilogramos de forraje por m²</w:t>
            </w:r>
          </w:p>
        </w:tc>
        <w:tc>
          <w:tcPr>
            <w:gridSpan w:val="3"/>
            <w:vAlign w:val="center"/>
          </w:tcPr>
          <w:p w:rsidR="00000000" w:rsidDel="00000000" w:rsidP="00000000" w:rsidRDefault="00000000" w:rsidRPr="00000000" w14:paraId="00000279">
            <w:pPr>
              <w:spacing w:line="276" w:lineRule="auto"/>
              <w:jc w:val="center"/>
              <w:rPr>
                <w:sz w:val="16"/>
                <w:szCs w:val="16"/>
              </w:rPr>
            </w:pPr>
            <w:r w:rsidDel="00000000" w:rsidR="00000000" w:rsidRPr="00000000">
              <w:rPr>
                <w:sz w:val="16"/>
                <w:szCs w:val="16"/>
                <w:rtl w:val="0"/>
              </w:rPr>
              <w:t xml:space="preserve">Riego</w:t>
            </w:r>
          </w:p>
        </w:tc>
      </w:tr>
      <w:tr>
        <w:trPr>
          <w:cantSplit w:val="0"/>
          <w:trHeight w:val="70" w:hRule="atLeast"/>
          <w:tblHeader w:val="0"/>
        </w:trPr>
        <w:tc>
          <w:tcPr>
            <w:vMerge w:val="continue"/>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280">
            <w:pPr>
              <w:spacing w:line="276" w:lineRule="auto"/>
              <w:jc w:val="center"/>
              <w:rPr>
                <w:sz w:val="16"/>
                <w:szCs w:val="16"/>
              </w:rPr>
            </w:pPr>
            <w:r w:rsidDel="00000000" w:rsidR="00000000" w:rsidRPr="00000000">
              <w:rPr>
                <w:sz w:val="16"/>
                <w:szCs w:val="16"/>
                <w:rtl w:val="0"/>
              </w:rPr>
              <w:t xml:space="preserve">Si</w:t>
            </w:r>
          </w:p>
        </w:tc>
        <w:tc>
          <w:tcPr>
            <w:vAlign w:val="center"/>
          </w:tcPr>
          <w:p w:rsidR="00000000" w:rsidDel="00000000" w:rsidP="00000000" w:rsidRDefault="00000000" w:rsidRPr="00000000" w14:paraId="00000281">
            <w:pPr>
              <w:spacing w:line="276" w:lineRule="auto"/>
              <w:jc w:val="center"/>
              <w:rPr>
                <w:sz w:val="16"/>
                <w:szCs w:val="16"/>
              </w:rPr>
            </w:pPr>
            <w:r w:rsidDel="00000000" w:rsidR="00000000" w:rsidRPr="00000000">
              <w:rPr>
                <w:sz w:val="16"/>
                <w:szCs w:val="16"/>
                <w:rtl w:val="0"/>
              </w:rPr>
              <w:t xml:space="preserve">No</w:t>
            </w:r>
          </w:p>
        </w:tc>
        <w:tc>
          <w:tcPr>
            <w:vMerge w:val="continue"/>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gridSpan w:val="2"/>
            <w:vAlign w:val="center"/>
          </w:tcPr>
          <w:p w:rsidR="00000000" w:rsidDel="00000000" w:rsidP="00000000" w:rsidRDefault="00000000" w:rsidRPr="00000000" w14:paraId="00000283">
            <w:pPr>
              <w:spacing w:line="276" w:lineRule="auto"/>
              <w:jc w:val="center"/>
              <w:rPr>
                <w:sz w:val="16"/>
                <w:szCs w:val="16"/>
              </w:rPr>
            </w:pPr>
            <w:r w:rsidDel="00000000" w:rsidR="00000000" w:rsidRPr="00000000">
              <w:rPr>
                <w:sz w:val="16"/>
                <w:szCs w:val="16"/>
                <w:rtl w:val="0"/>
              </w:rPr>
              <w:t xml:space="preserve">Sí</w:t>
            </w:r>
          </w:p>
        </w:tc>
        <w:tc>
          <w:tcPr>
            <w:vAlign w:val="center"/>
          </w:tcPr>
          <w:p w:rsidR="00000000" w:rsidDel="00000000" w:rsidP="00000000" w:rsidRDefault="00000000" w:rsidRPr="00000000" w14:paraId="00000285">
            <w:pPr>
              <w:spacing w:line="276" w:lineRule="auto"/>
              <w:jc w:val="center"/>
              <w:rPr>
                <w:sz w:val="16"/>
                <w:szCs w:val="16"/>
              </w:rPr>
            </w:pPr>
            <w:r w:rsidDel="00000000" w:rsidR="00000000" w:rsidRPr="00000000">
              <w:rPr>
                <w:sz w:val="16"/>
                <w:szCs w:val="16"/>
                <w:rtl w:val="0"/>
              </w:rPr>
              <w:t xml:space="preserve">No</w:t>
            </w:r>
          </w:p>
        </w:tc>
      </w:tr>
      <w:tr>
        <w:trPr>
          <w:cantSplit w:val="0"/>
          <w:trHeight w:val="70" w:hRule="atLeast"/>
          <w:tblHeader w:val="0"/>
        </w:trPr>
        <w:tc>
          <w:tcPr>
            <w:vAlign w:val="center"/>
          </w:tcPr>
          <w:p w:rsidR="00000000" w:rsidDel="00000000" w:rsidP="00000000" w:rsidRDefault="00000000" w:rsidRPr="00000000" w14:paraId="00000286">
            <w:pPr>
              <w:spacing w:line="276" w:lineRule="auto"/>
              <w:jc w:val="center"/>
              <w:rPr>
                <w:b w:val="0"/>
                <w:sz w:val="16"/>
                <w:szCs w:val="16"/>
              </w:rPr>
            </w:pPr>
            <w:r w:rsidDel="00000000" w:rsidR="00000000" w:rsidRPr="00000000">
              <w:rPr>
                <w:b w:val="0"/>
                <w:sz w:val="16"/>
                <w:szCs w:val="16"/>
                <w:rtl w:val="0"/>
              </w:rPr>
              <w:t xml:space="preserve">01</w:t>
            </w:r>
          </w:p>
        </w:tc>
        <w:tc>
          <w:tcPr>
            <w:vAlign w:val="center"/>
          </w:tcPr>
          <w:p w:rsidR="00000000" w:rsidDel="00000000" w:rsidP="00000000" w:rsidRDefault="00000000" w:rsidRPr="00000000" w14:paraId="00000287">
            <w:pPr>
              <w:spacing w:line="276" w:lineRule="auto"/>
              <w:jc w:val="center"/>
              <w:rPr>
                <w:b w:val="0"/>
                <w:sz w:val="16"/>
                <w:szCs w:val="16"/>
              </w:rPr>
            </w:pPr>
            <w:r w:rsidDel="00000000" w:rsidR="00000000" w:rsidRPr="00000000">
              <w:rPr>
                <w:b w:val="0"/>
                <w:sz w:val="16"/>
                <w:szCs w:val="16"/>
                <w:rtl w:val="0"/>
              </w:rPr>
              <w:t xml:space="preserve">12</w:t>
            </w:r>
          </w:p>
        </w:tc>
        <w:tc>
          <w:tcPr>
            <w:vAlign w:val="center"/>
          </w:tcPr>
          <w:p w:rsidR="00000000" w:rsidDel="00000000" w:rsidP="00000000" w:rsidRDefault="00000000" w:rsidRPr="00000000" w14:paraId="00000288">
            <w:pPr>
              <w:spacing w:line="276" w:lineRule="auto"/>
              <w:jc w:val="center"/>
              <w:rPr>
                <w:b w:val="0"/>
                <w:sz w:val="16"/>
                <w:szCs w:val="16"/>
              </w:rPr>
            </w:pPr>
            <w:r w:rsidDel="00000000" w:rsidR="00000000" w:rsidRPr="00000000">
              <w:rPr>
                <w:b w:val="0"/>
                <w:sz w:val="16"/>
                <w:szCs w:val="16"/>
                <w:rtl w:val="0"/>
              </w:rPr>
              <w:t xml:space="preserve">Pasto brachiaria</w:t>
            </w:r>
          </w:p>
        </w:tc>
        <w:tc>
          <w:tcPr>
            <w:vAlign w:val="center"/>
          </w:tcPr>
          <w:p w:rsidR="00000000" w:rsidDel="00000000" w:rsidP="00000000" w:rsidRDefault="00000000" w:rsidRPr="00000000" w14:paraId="00000289">
            <w:pPr>
              <w:spacing w:line="276" w:lineRule="auto"/>
              <w:jc w:val="center"/>
              <w:rPr>
                <w:b w:val="0"/>
                <w:sz w:val="16"/>
                <w:szCs w:val="16"/>
              </w:rPr>
            </w:pPr>
            <w:r w:rsidDel="00000000" w:rsidR="00000000" w:rsidRPr="00000000">
              <w:rPr>
                <w:b w:val="0"/>
                <w:sz w:val="16"/>
                <w:szCs w:val="16"/>
                <w:rtl w:val="0"/>
              </w:rPr>
              <w:t xml:space="preserve">Maíz</w:t>
            </w:r>
          </w:p>
        </w:tc>
        <w:tc>
          <w:tcPr>
            <w:vAlign w:val="center"/>
          </w:tcPr>
          <w:p w:rsidR="00000000" w:rsidDel="00000000" w:rsidP="00000000" w:rsidRDefault="00000000" w:rsidRPr="00000000" w14:paraId="0000028A">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8B">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8C">
            <w:pPr>
              <w:spacing w:line="276" w:lineRule="auto"/>
              <w:jc w:val="center"/>
              <w:rPr>
                <w:b w:val="0"/>
                <w:sz w:val="16"/>
                <w:szCs w:val="16"/>
              </w:rPr>
            </w:pPr>
            <w:r w:rsidDel="00000000" w:rsidR="00000000" w:rsidRPr="00000000">
              <w:rPr>
                <w:b w:val="0"/>
                <w:sz w:val="16"/>
                <w:szCs w:val="16"/>
                <w:rtl w:val="0"/>
              </w:rPr>
              <w:t xml:space="preserve">2,8</w:t>
            </w:r>
          </w:p>
        </w:tc>
        <w:tc>
          <w:tcPr>
            <w:vAlign w:val="center"/>
          </w:tcPr>
          <w:p w:rsidR="00000000" w:rsidDel="00000000" w:rsidP="00000000" w:rsidRDefault="00000000" w:rsidRPr="00000000" w14:paraId="0000028D">
            <w:pPr>
              <w:spacing w:line="276" w:lineRule="auto"/>
              <w:jc w:val="center"/>
              <w:rPr>
                <w:b w:val="0"/>
                <w:sz w:val="16"/>
                <w:szCs w:val="16"/>
              </w:rPr>
            </w:pPr>
            <w:r w:rsidDel="00000000" w:rsidR="00000000" w:rsidRPr="00000000">
              <w:rPr>
                <w:b w:val="0"/>
                <w:sz w:val="16"/>
                <w:szCs w:val="16"/>
                <w:rtl w:val="0"/>
              </w:rPr>
              <w:t xml:space="preserve">X</w:t>
            </w:r>
          </w:p>
        </w:tc>
        <w:tc>
          <w:tcPr>
            <w:gridSpan w:val="2"/>
            <w:vAlign w:val="center"/>
          </w:tcPr>
          <w:p w:rsidR="00000000" w:rsidDel="00000000" w:rsidP="00000000" w:rsidRDefault="00000000" w:rsidRPr="00000000" w14:paraId="0000028E">
            <w:pPr>
              <w:spacing w:line="276" w:lineRule="auto"/>
              <w:jc w:val="center"/>
              <w:rPr>
                <w:b w:val="0"/>
                <w:sz w:val="16"/>
                <w:szCs w:val="16"/>
              </w:rPr>
            </w:pP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Inventario herramientas y equipos</w:t>
      </w:r>
    </w:p>
    <w:tbl>
      <w:tblPr>
        <w:tblStyle w:val="Table13"/>
        <w:tblW w:w="868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2115"/>
        <w:gridCol w:w="850"/>
        <w:gridCol w:w="574"/>
        <w:gridCol w:w="567"/>
        <w:gridCol w:w="759"/>
        <w:gridCol w:w="1017"/>
        <w:gridCol w:w="1524"/>
        <w:gridCol w:w="1276"/>
        <w:tblGridChange w:id="0">
          <w:tblGrid>
            <w:gridCol w:w="2115"/>
            <w:gridCol w:w="850"/>
            <w:gridCol w:w="574"/>
            <w:gridCol w:w="567"/>
            <w:gridCol w:w="759"/>
            <w:gridCol w:w="1017"/>
            <w:gridCol w:w="1524"/>
            <w:gridCol w:w="1276"/>
          </w:tblGrid>
        </w:tblGridChange>
      </w:tblGrid>
      <w:tr>
        <w:trPr>
          <w:cantSplit w:val="0"/>
          <w:trHeight w:val="161" w:hRule="atLeast"/>
          <w:tblHeader w:val="0"/>
        </w:trPr>
        <w:tc>
          <w:tcPr>
            <w:vMerge w:val="restart"/>
            <w:vAlign w:val="center"/>
          </w:tcPr>
          <w:p w:rsidR="00000000" w:rsidDel="00000000" w:rsidP="00000000" w:rsidRDefault="00000000" w:rsidRPr="00000000" w14:paraId="00000292">
            <w:pPr>
              <w:spacing w:line="276" w:lineRule="auto"/>
              <w:jc w:val="center"/>
              <w:rPr>
                <w:sz w:val="16"/>
                <w:szCs w:val="16"/>
              </w:rPr>
            </w:pPr>
            <w:r w:rsidDel="00000000" w:rsidR="00000000" w:rsidRPr="00000000">
              <w:rPr>
                <w:sz w:val="16"/>
                <w:szCs w:val="16"/>
                <w:rtl w:val="0"/>
              </w:rPr>
              <w:t xml:space="preserve">Descripción</w:t>
            </w:r>
          </w:p>
        </w:tc>
        <w:tc>
          <w:tcPr>
            <w:vMerge w:val="restart"/>
            <w:vAlign w:val="center"/>
          </w:tcPr>
          <w:p w:rsidR="00000000" w:rsidDel="00000000" w:rsidP="00000000" w:rsidRDefault="00000000" w:rsidRPr="00000000" w14:paraId="00000293">
            <w:pPr>
              <w:spacing w:line="276" w:lineRule="auto"/>
              <w:jc w:val="center"/>
              <w:rPr>
                <w:sz w:val="16"/>
                <w:szCs w:val="16"/>
              </w:rPr>
            </w:pPr>
            <w:r w:rsidDel="00000000" w:rsidR="00000000" w:rsidRPr="00000000">
              <w:rPr>
                <w:sz w:val="16"/>
                <w:szCs w:val="16"/>
                <w:rtl w:val="0"/>
              </w:rPr>
              <w:t xml:space="preserve">Marca</w:t>
            </w:r>
          </w:p>
        </w:tc>
        <w:tc>
          <w:tcPr>
            <w:gridSpan w:val="2"/>
            <w:vAlign w:val="center"/>
          </w:tcPr>
          <w:p w:rsidR="00000000" w:rsidDel="00000000" w:rsidP="00000000" w:rsidRDefault="00000000" w:rsidRPr="00000000" w14:paraId="00000294">
            <w:pPr>
              <w:spacing w:line="276" w:lineRule="auto"/>
              <w:jc w:val="center"/>
              <w:rPr>
                <w:sz w:val="16"/>
                <w:szCs w:val="16"/>
              </w:rPr>
            </w:pPr>
            <w:r w:rsidDel="00000000" w:rsidR="00000000" w:rsidRPr="00000000">
              <w:rPr>
                <w:sz w:val="16"/>
                <w:szCs w:val="16"/>
                <w:rtl w:val="0"/>
              </w:rPr>
              <w:t xml:space="preserve">Operativo</w:t>
            </w:r>
          </w:p>
        </w:tc>
        <w:tc>
          <w:tcPr>
            <w:vMerge w:val="restart"/>
            <w:vAlign w:val="center"/>
          </w:tcPr>
          <w:p w:rsidR="00000000" w:rsidDel="00000000" w:rsidP="00000000" w:rsidRDefault="00000000" w:rsidRPr="00000000" w14:paraId="00000296">
            <w:pPr>
              <w:spacing w:line="276" w:lineRule="auto"/>
              <w:jc w:val="center"/>
              <w:rPr>
                <w:sz w:val="16"/>
                <w:szCs w:val="16"/>
              </w:rPr>
            </w:pPr>
            <w:r w:rsidDel="00000000" w:rsidR="00000000" w:rsidRPr="00000000">
              <w:rPr>
                <w:sz w:val="16"/>
                <w:szCs w:val="16"/>
                <w:rtl w:val="0"/>
              </w:rPr>
              <w:t xml:space="preserve">Unidad</w:t>
            </w:r>
          </w:p>
        </w:tc>
        <w:tc>
          <w:tcPr>
            <w:vMerge w:val="restart"/>
            <w:vAlign w:val="center"/>
          </w:tcPr>
          <w:p w:rsidR="00000000" w:rsidDel="00000000" w:rsidP="00000000" w:rsidRDefault="00000000" w:rsidRPr="00000000" w14:paraId="00000297">
            <w:pPr>
              <w:spacing w:line="276" w:lineRule="auto"/>
              <w:jc w:val="center"/>
              <w:rPr>
                <w:sz w:val="16"/>
                <w:szCs w:val="16"/>
              </w:rPr>
            </w:pPr>
            <w:r w:rsidDel="00000000" w:rsidR="00000000" w:rsidRPr="00000000">
              <w:rPr>
                <w:sz w:val="16"/>
                <w:szCs w:val="16"/>
                <w:rtl w:val="0"/>
              </w:rPr>
              <w:t xml:space="preserve">Cantidad</w:t>
            </w:r>
          </w:p>
        </w:tc>
        <w:tc>
          <w:tcPr>
            <w:vMerge w:val="restart"/>
            <w:vAlign w:val="center"/>
          </w:tcPr>
          <w:p w:rsidR="00000000" w:rsidDel="00000000" w:rsidP="00000000" w:rsidRDefault="00000000" w:rsidRPr="00000000" w14:paraId="00000298">
            <w:pPr>
              <w:spacing w:line="276" w:lineRule="auto"/>
              <w:jc w:val="center"/>
              <w:rPr>
                <w:sz w:val="16"/>
                <w:szCs w:val="16"/>
              </w:rPr>
            </w:pPr>
            <w:r w:rsidDel="00000000" w:rsidR="00000000" w:rsidRPr="00000000">
              <w:rPr>
                <w:sz w:val="16"/>
                <w:szCs w:val="16"/>
                <w:rtl w:val="0"/>
              </w:rPr>
              <w:t xml:space="preserve">Valor comercial unitario</w:t>
            </w:r>
          </w:p>
        </w:tc>
        <w:tc>
          <w:tcPr>
            <w:vMerge w:val="restart"/>
            <w:vAlign w:val="center"/>
          </w:tcPr>
          <w:p w:rsidR="00000000" w:rsidDel="00000000" w:rsidP="00000000" w:rsidRDefault="00000000" w:rsidRPr="00000000" w14:paraId="00000299">
            <w:pPr>
              <w:spacing w:line="276" w:lineRule="auto"/>
              <w:jc w:val="center"/>
              <w:rPr>
                <w:sz w:val="16"/>
                <w:szCs w:val="16"/>
              </w:rPr>
            </w:pPr>
            <w:r w:rsidDel="00000000" w:rsidR="00000000" w:rsidRPr="00000000">
              <w:rPr>
                <w:sz w:val="16"/>
                <w:szCs w:val="16"/>
                <w:rtl w:val="0"/>
              </w:rPr>
              <w:t xml:space="preserve">Valor total</w:t>
            </w:r>
          </w:p>
        </w:tc>
      </w:tr>
      <w:tr>
        <w:trPr>
          <w:cantSplit w:val="0"/>
          <w:tblHeader w:val="0"/>
        </w:trPr>
        <w:tc>
          <w:tcPr>
            <w:vMerge w:val="continue"/>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29C">
            <w:pPr>
              <w:spacing w:line="276" w:lineRule="auto"/>
              <w:jc w:val="center"/>
              <w:rPr>
                <w:sz w:val="16"/>
                <w:szCs w:val="16"/>
              </w:rPr>
            </w:pPr>
            <w:r w:rsidDel="00000000" w:rsidR="00000000" w:rsidRPr="00000000">
              <w:rPr>
                <w:sz w:val="16"/>
                <w:szCs w:val="16"/>
                <w:rtl w:val="0"/>
              </w:rPr>
              <w:t xml:space="preserve">Si</w:t>
            </w:r>
          </w:p>
        </w:tc>
        <w:tc>
          <w:tcPr>
            <w:vAlign w:val="center"/>
          </w:tcPr>
          <w:p w:rsidR="00000000" w:rsidDel="00000000" w:rsidP="00000000" w:rsidRDefault="00000000" w:rsidRPr="00000000" w14:paraId="0000029D">
            <w:pPr>
              <w:spacing w:line="276" w:lineRule="auto"/>
              <w:jc w:val="center"/>
              <w:rPr>
                <w:sz w:val="16"/>
                <w:szCs w:val="16"/>
              </w:rPr>
            </w:pPr>
            <w:r w:rsidDel="00000000" w:rsidR="00000000" w:rsidRPr="00000000">
              <w:rPr>
                <w:sz w:val="16"/>
                <w:szCs w:val="16"/>
                <w:rtl w:val="0"/>
              </w:rPr>
              <w:t xml:space="preserve">No</w:t>
            </w:r>
          </w:p>
        </w:tc>
        <w:tc>
          <w:tcPr>
            <w:vMerge w:val="continue"/>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r>
      <w:tr>
        <w:trPr>
          <w:cantSplit w:val="0"/>
          <w:trHeight w:val="196" w:hRule="atLeast"/>
          <w:tblHeader w:val="0"/>
        </w:trPr>
        <w:tc>
          <w:tcPr>
            <w:vAlign w:val="center"/>
          </w:tcPr>
          <w:p w:rsidR="00000000" w:rsidDel="00000000" w:rsidP="00000000" w:rsidRDefault="00000000" w:rsidRPr="00000000" w14:paraId="000002A2">
            <w:pPr>
              <w:spacing w:line="276" w:lineRule="auto"/>
              <w:jc w:val="center"/>
              <w:rPr>
                <w:b w:val="0"/>
                <w:sz w:val="16"/>
                <w:szCs w:val="16"/>
              </w:rPr>
            </w:pPr>
            <w:r w:rsidDel="00000000" w:rsidR="00000000" w:rsidRPr="00000000">
              <w:rPr>
                <w:b w:val="0"/>
                <w:sz w:val="16"/>
                <w:szCs w:val="16"/>
                <w:rtl w:val="0"/>
              </w:rPr>
              <w:t xml:space="preserve">Machete 22 pulgadas</w:t>
            </w:r>
          </w:p>
        </w:tc>
        <w:tc>
          <w:tcPr>
            <w:vAlign w:val="center"/>
          </w:tcPr>
          <w:p w:rsidR="00000000" w:rsidDel="00000000" w:rsidP="00000000" w:rsidRDefault="00000000" w:rsidRPr="00000000" w14:paraId="000002A3">
            <w:pPr>
              <w:spacing w:line="276" w:lineRule="auto"/>
              <w:jc w:val="center"/>
              <w:rPr>
                <w:b w:val="0"/>
                <w:sz w:val="16"/>
                <w:szCs w:val="16"/>
              </w:rPr>
            </w:pPr>
            <w:r w:rsidDel="00000000" w:rsidR="00000000" w:rsidRPr="00000000">
              <w:rPr>
                <w:b w:val="0"/>
                <w:sz w:val="16"/>
                <w:szCs w:val="16"/>
                <w:rtl w:val="0"/>
              </w:rPr>
              <w:t xml:space="preserve">Incolma</w:t>
            </w:r>
          </w:p>
        </w:tc>
        <w:tc>
          <w:tcPr>
            <w:vAlign w:val="center"/>
          </w:tcPr>
          <w:p w:rsidR="00000000" w:rsidDel="00000000" w:rsidP="00000000" w:rsidRDefault="00000000" w:rsidRPr="00000000" w14:paraId="000002A4">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A5">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A6">
            <w:pPr>
              <w:spacing w:line="276" w:lineRule="auto"/>
              <w:jc w:val="center"/>
              <w:rPr>
                <w:b w:val="0"/>
                <w:sz w:val="16"/>
                <w:szCs w:val="16"/>
              </w:rPr>
            </w:pPr>
            <w:r w:rsidDel="00000000" w:rsidR="00000000" w:rsidRPr="00000000">
              <w:rPr>
                <w:b w:val="0"/>
                <w:sz w:val="16"/>
                <w:szCs w:val="16"/>
                <w:rtl w:val="0"/>
              </w:rPr>
              <w:t xml:space="preserve">Bulto</w:t>
            </w:r>
          </w:p>
        </w:tc>
        <w:tc>
          <w:tcPr>
            <w:vAlign w:val="center"/>
          </w:tcPr>
          <w:p w:rsidR="00000000" w:rsidDel="00000000" w:rsidP="00000000" w:rsidRDefault="00000000" w:rsidRPr="00000000" w14:paraId="000002A7">
            <w:pPr>
              <w:spacing w:line="276" w:lineRule="auto"/>
              <w:jc w:val="center"/>
              <w:rPr>
                <w:b w:val="0"/>
                <w:sz w:val="16"/>
                <w:szCs w:val="16"/>
              </w:rPr>
            </w:pPr>
            <w:r w:rsidDel="00000000" w:rsidR="00000000" w:rsidRPr="00000000">
              <w:rPr>
                <w:b w:val="0"/>
                <w:sz w:val="16"/>
                <w:szCs w:val="16"/>
                <w:rtl w:val="0"/>
              </w:rPr>
              <w:t xml:space="preserve">10</w:t>
            </w:r>
          </w:p>
        </w:tc>
        <w:tc>
          <w:tcPr>
            <w:vAlign w:val="center"/>
          </w:tcPr>
          <w:p w:rsidR="00000000" w:rsidDel="00000000" w:rsidP="00000000" w:rsidRDefault="00000000" w:rsidRPr="00000000" w14:paraId="000002A8">
            <w:pPr>
              <w:spacing w:line="276" w:lineRule="auto"/>
              <w:jc w:val="center"/>
              <w:rPr>
                <w:b w:val="0"/>
                <w:sz w:val="16"/>
                <w:szCs w:val="16"/>
              </w:rPr>
            </w:pPr>
            <w:r w:rsidDel="00000000" w:rsidR="00000000" w:rsidRPr="00000000">
              <w:rPr>
                <w:b w:val="0"/>
                <w:sz w:val="16"/>
                <w:szCs w:val="16"/>
                <w:rtl w:val="0"/>
              </w:rPr>
              <w:t xml:space="preserve">20.000</w:t>
            </w:r>
          </w:p>
        </w:tc>
        <w:tc>
          <w:tcPr>
            <w:vAlign w:val="center"/>
          </w:tcPr>
          <w:p w:rsidR="00000000" w:rsidDel="00000000" w:rsidP="00000000" w:rsidRDefault="00000000" w:rsidRPr="00000000" w14:paraId="000002A9">
            <w:pPr>
              <w:spacing w:line="276" w:lineRule="auto"/>
              <w:jc w:val="center"/>
              <w:rPr>
                <w:b w:val="0"/>
                <w:sz w:val="16"/>
                <w:szCs w:val="16"/>
              </w:rPr>
            </w:pPr>
            <w:r w:rsidDel="00000000" w:rsidR="00000000" w:rsidRPr="00000000">
              <w:rPr>
                <w:b w:val="0"/>
                <w:sz w:val="16"/>
                <w:szCs w:val="16"/>
                <w:rtl w:val="0"/>
              </w:rPr>
              <w:t xml:space="preserve">200.000</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b w:val="1"/>
          <w:rtl w:val="0"/>
        </w:rPr>
        <w:t xml:space="preserve">Inventario de instalaciones</w:t>
      </w:r>
    </w:p>
    <w:tbl>
      <w:tblPr>
        <w:tblStyle w:val="Table14"/>
        <w:tblW w:w="9108.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052"/>
        <w:gridCol w:w="1123"/>
        <w:gridCol w:w="1701"/>
        <w:gridCol w:w="850"/>
        <w:gridCol w:w="850"/>
        <w:gridCol w:w="851"/>
        <w:gridCol w:w="691"/>
        <w:gridCol w:w="691"/>
        <w:gridCol w:w="649"/>
        <w:gridCol w:w="12"/>
        <w:gridCol w:w="638"/>
        <w:tblGridChange w:id="0">
          <w:tblGrid>
            <w:gridCol w:w="1052"/>
            <w:gridCol w:w="1123"/>
            <w:gridCol w:w="1701"/>
            <w:gridCol w:w="850"/>
            <w:gridCol w:w="850"/>
            <w:gridCol w:w="851"/>
            <w:gridCol w:w="691"/>
            <w:gridCol w:w="691"/>
            <w:gridCol w:w="649"/>
            <w:gridCol w:w="12"/>
            <w:gridCol w:w="638"/>
          </w:tblGrid>
        </w:tblGridChange>
      </w:tblGrid>
      <w:tr>
        <w:trPr>
          <w:cantSplit w:val="0"/>
          <w:trHeight w:val="122" w:hRule="atLeast"/>
          <w:tblHeader w:val="0"/>
        </w:trPr>
        <w:tc>
          <w:tcPr>
            <w:vMerge w:val="restart"/>
            <w:vAlign w:val="center"/>
          </w:tcPr>
          <w:p w:rsidR="00000000" w:rsidDel="00000000" w:rsidP="00000000" w:rsidRDefault="00000000" w:rsidRPr="00000000" w14:paraId="000002AC">
            <w:pPr>
              <w:spacing w:line="276" w:lineRule="auto"/>
              <w:jc w:val="center"/>
              <w:rPr>
                <w:sz w:val="16"/>
                <w:szCs w:val="16"/>
              </w:rPr>
            </w:pPr>
            <w:r w:rsidDel="00000000" w:rsidR="00000000" w:rsidRPr="00000000">
              <w:rPr>
                <w:sz w:val="16"/>
                <w:szCs w:val="16"/>
                <w:rtl w:val="0"/>
              </w:rPr>
              <w:t xml:space="preserve">Tipo de instalación</w:t>
            </w:r>
          </w:p>
        </w:tc>
        <w:tc>
          <w:tcPr>
            <w:vMerge w:val="restart"/>
            <w:vAlign w:val="center"/>
          </w:tcPr>
          <w:p w:rsidR="00000000" w:rsidDel="00000000" w:rsidP="00000000" w:rsidRDefault="00000000" w:rsidRPr="00000000" w14:paraId="000002AD">
            <w:pPr>
              <w:spacing w:line="276" w:lineRule="auto"/>
              <w:jc w:val="center"/>
              <w:rPr>
                <w:sz w:val="16"/>
                <w:szCs w:val="16"/>
              </w:rPr>
            </w:pPr>
            <w:r w:rsidDel="00000000" w:rsidR="00000000" w:rsidRPr="00000000">
              <w:rPr>
                <w:sz w:val="16"/>
                <w:szCs w:val="16"/>
                <w:rtl w:val="0"/>
              </w:rPr>
              <w:t xml:space="preserve">Área en m²</w:t>
            </w:r>
          </w:p>
        </w:tc>
        <w:tc>
          <w:tcPr>
            <w:vMerge w:val="restart"/>
            <w:vAlign w:val="center"/>
          </w:tcPr>
          <w:p w:rsidR="00000000" w:rsidDel="00000000" w:rsidP="00000000" w:rsidRDefault="00000000" w:rsidRPr="00000000" w14:paraId="000002AE">
            <w:pPr>
              <w:spacing w:line="276" w:lineRule="auto"/>
              <w:jc w:val="center"/>
              <w:rPr>
                <w:sz w:val="16"/>
                <w:szCs w:val="16"/>
              </w:rPr>
            </w:pPr>
            <w:r w:rsidDel="00000000" w:rsidR="00000000" w:rsidRPr="00000000">
              <w:rPr>
                <w:sz w:val="16"/>
                <w:szCs w:val="16"/>
                <w:rtl w:val="0"/>
              </w:rPr>
              <w:t xml:space="preserve">Uso actual</w:t>
            </w:r>
          </w:p>
        </w:tc>
        <w:tc>
          <w:tcPr>
            <w:gridSpan w:val="3"/>
            <w:vAlign w:val="center"/>
          </w:tcPr>
          <w:p w:rsidR="00000000" w:rsidDel="00000000" w:rsidP="00000000" w:rsidRDefault="00000000" w:rsidRPr="00000000" w14:paraId="000002AF">
            <w:pPr>
              <w:spacing w:line="276" w:lineRule="auto"/>
              <w:jc w:val="center"/>
              <w:rPr>
                <w:sz w:val="16"/>
                <w:szCs w:val="16"/>
              </w:rPr>
            </w:pPr>
            <w:r w:rsidDel="00000000" w:rsidR="00000000" w:rsidRPr="00000000">
              <w:rPr>
                <w:sz w:val="16"/>
                <w:szCs w:val="16"/>
                <w:rtl w:val="0"/>
              </w:rPr>
              <w:t xml:space="preserve">Estado general</w:t>
            </w:r>
          </w:p>
        </w:tc>
        <w:tc>
          <w:tcPr>
            <w:gridSpan w:val="2"/>
            <w:vAlign w:val="center"/>
          </w:tcPr>
          <w:p w:rsidR="00000000" w:rsidDel="00000000" w:rsidP="00000000" w:rsidRDefault="00000000" w:rsidRPr="00000000" w14:paraId="000002B2">
            <w:pPr>
              <w:spacing w:line="276" w:lineRule="auto"/>
              <w:jc w:val="center"/>
              <w:rPr>
                <w:sz w:val="16"/>
                <w:szCs w:val="16"/>
              </w:rPr>
            </w:pPr>
            <w:r w:rsidDel="00000000" w:rsidR="00000000" w:rsidRPr="00000000">
              <w:rPr>
                <w:sz w:val="16"/>
                <w:szCs w:val="16"/>
                <w:rtl w:val="0"/>
              </w:rPr>
              <w:t xml:space="preserve">Agua</w:t>
            </w:r>
          </w:p>
        </w:tc>
        <w:tc>
          <w:tcPr>
            <w:gridSpan w:val="3"/>
            <w:vAlign w:val="center"/>
          </w:tcPr>
          <w:p w:rsidR="00000000" w:rsidDel="00000000" w:rsidP="00000000" w:rsidRDefault="00000000" w:rsidRPr="00000000" w14:paraId="000002B4">
            <w:pPr>
              <w:spacing w:line="276" w:lineRule="auto"/>
              <w:jc w:val="center"/>
              <w:rPr>
                <w:sz w:val="16"/>
                <w:szCs w:val="16"/>
              </w:rPr>
            </w:pPr>
            <w:r w:rsidDel="00000000" w:rsidR="00000000" w:rsidRPr="00000000">
              <w:rPr>
                <w:sz w:val="16"/>
                <w:szCs w:val="16"/>
                <w:rtl w:val="0"/>
              </w:rPr>
              <w:t xml:space="preserve">Electricidad</w:t>
            </w:r>
          </w:p>
        </w:tc>
      </w:tr>
      <w:tr>
        <w:trPr>
          <w:cantSplit w:val="0"/>
          <w:trHeight w:val="70" w:hRule="atLeast"/>
          <w:tblHeader w:val="0"/>
        </w:trPr>
        <w:tc>
          <w:tcPr>
            <w:vMerge w:val="continue"/>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2BA">
            <w:pPr>
              <w:spacing w:line="276" w:lineRule="auto"/>
              <w:jc w:val="center"/>
              <w:rPr>
                <w:sz w:val="16"/>
                <w:szCs w:val="16"/>
              </w:rPr>
            </w:pPr>
            <w:r w:rsidDel="00000000" w:rsidR="00000000" w:rsidRPr="00000000">
              <w:rPr>
                <w:sz w:val="16"/>
                <w:szCs w:val="16"/>
                <w:rtl w:val="0"/>
              </w:rPr>
              <w:t xml:space="preserve">Bueno</w:t>
            </w:r>
          </w:p>
        </w:tc>
        <w:tc>
          <w:tcPr>
            <w:vAlign w:val="center"/>
          </w:tcPr>
          <w:p w:rsidR="00000000" w:rsidDel="00000000" w:rsidP="00000000" w:rsidRDefault="00000000" w:rsidRPr="00000000" w14:paraId="000002BB">
            <w:pPr>
              <w:spacing w:line="276" w:lineRule="auto"/>
              <w:jc w:val="center"/>
              <w:rPr>
                <w:sz w:val="16"/>
                <w:szCs w:val="16"/>
              </w:rPr>
            </w:pPr>
            <w:r w:rsidDel="00000000" w:rsidR="00000000" w:rsidRPr="00000000">
              <w:rPr>
                <w:sz w:val="16"/>
                <w:szCs w:val="16"/>
                <w:rtl w:val="0"/>
              </w:rPr>
              <w:t xml:space="preserve">Regular</w:t>
            </w:r>
          </w:p>
        </w:tc>
        <w:tc>
          <w:tcPr>
            <w:vAlign w:val="center"/>
          </w:tcPr>
          <w:p w:rsidR="00000000" w:rsidDel="00000000" w:rsidP="00000000" w:rsidRDefault="00000000" w:rsidRPr="00000000" w14:paraId="000002BC">
            <w:pPr>
              <w:spacing w:line="276" w:lineRule="auto"/>
              <w:jc w:val="center"/>
              <w:rPr>
                <w:sz w:val="16"/>
                <w:szCs w:val="16"/>
              </w:rPr>
            </w:pPr>
            <w:r w:rsidDel="00000000" w:rsidR="00000000" w:rsidRPr="00000000">
              <w:rPr>
                <w:sz w:val="16"/>
                <w:szCs w:val="16"/>
                <w:rtl w:val="0"/>
              </w:rPr>
              <w:t xml:space="preserve">Malo</w:t>
            </w:r>
          </w:p>
        </w:tc>
        <w:tc>
          <w:tcPr>
            <w:vAlign w:val="center"/>
          </w:tcPr>
          <w:p w:rsidR="00000000" w:rsidDel="00000000" w:rsidP="00000000" w:rsidRDefault="00000000" w:rsidRPr="00000000" w14:paraId="000002BD">
            <w:pPr>
              <w:spacing w:line="276" w:lineRule="auto"/>
              <w:jc w:val="center"/>
              <w:rPr>
                <w:sz w:val="16"/>
                <w:szCs w:val="16"/>
              </w:rPr>
            </w:pPr>
            <w:r w:rsidDel="00000000" w:rsidR="00000000" w:rsidRPr="00000000">
              <w:rPr>
                <w:sz w:val="16"/>
                <w:szCs w:val="16"/>
                <w:rtl w:val="0"/>
              </w:rPr>
              <w:t xml:space="preserve">Sí</w:t>
            </w:r>
          </w:p>
        </w:tc>
        <w:tc>
          <w:tcPr>
            <w:vAlign w:val="center"/>
          </w:tcPr>
          <w:p w:rsidR="00000000" w:rsidDel="00000000" w:rsidP="00000000" w:rsidRDefault="00000000" w:rsidRPr="00000000" w14:paraId="000002BE">
            <w:pPr>
              <w:spacing w:line="276" w:lineRule="auto"/>
              <w:jc w:val="center"/>
              <w:rPr>
                <w:sz w:val="16"/>
                <w:szCs w:val="16"/>
              </w:rPr>
            </w:pPr>
            <w:r w:rsidDel="00000000" w:rsidR="00000000" w:rsidRPr="00000000">
              <w:rPr>
                <w:sz w:val="16"/>
                <w:szCs w:val="16"/>
                <w:rtl w:val="0"/>
              </w:rPr>
              <w:t xml:space="preserve">No</w:t>
            </w:r>
          </w:p>
        </w:tc>
        <w:tc>
          <w:tcPr>
            <w:gridSpan w:val="2"/>
            <w:vAlign w:val="center"/>
          </w:tcPr>
          <w:p w:rsidR="00000000" w:rsidDel="00000000" w:rsidP="00000000" w:rsidRDefault="00000000" w:rsidRPr="00000000" w14:paraId="000002BF">
            <w:pPr>
              <w:spacing w:line="276" w:lineRule="auto"/>
              <w:jc w:val="center"/>
              <w:rPr>
                <w:sz w:val="16"/>
                <w:szCs w:val="16"/>
              </w:rPr>
            </w:pPr>
            <w:r w:rsidDel="00000000" w:rsidR="00000000" w:rsidRPr="00000000">
              <w:rPr>
                <w:sz w:val="16"/>
                <w:szCs w:val="16"/>
                <w:rtl w:val="0"/>
              </w:rPr>
              <w:t xml:space="preserve">Sí</w:t>
            </w:r>
          </w:p>
        </w:tc>
        <w:tc>
          <w:tcPr>
            <w:vAlign w:val="center"/>
          </w:tcPr>
          <w:p w:rsidR="00000000" w:rsidDel="00000000" w:rsidP="00000000" w:rsidRDefault="00000000" w:rsidRPr="00000000" w14:paraId="000002C1">
            <w:pPr>
              <w:spacing w:line="276" w:lineRule="auto"/>
              <w:jc w:val="center"/>
              <w:rPr>
                <w:sz w:val="16"/>
                <w:szCs w:val="16"/>
              </w:rPr>
            </w:pPr>
            <w:r w:rsidDel="00000000" w:rsidR="00000000" w:rsidRPr="00000000">
              <w:rPr>
                <w:sz w:val="16"/>
                <w:szCs w:val="16"/>
                <w:rtl w:val="0"/>
              </w:rPr>
              <w:t xml:space="preserve">No</w:t>
            </w:r>
          </w:p>
        </w:tc>
      </w:tr>
      <w:tr>
        <w:trPr>
          <w:cantSplit w:val="0"/>
          <w:trHeight w:val="70" w:hRule="atLeast"/>
          <w:tblHeader w:val="0"/>
        </w:trPr>
        <w:tc>
          <w:tcPr>
            <w:vAlign w:val="center"/>
          </w:tcPr>
          <w:p w:rsidR="00000000" w:rsidDel="00000000" w:rsidP="00000000" w:rsidRDefault="00000000" w:rsidRPr="00000000" w14:paraId="000002C2">
            <w:pPr>
              <w:spacing w:line="276" w:lineRule="auto"/>
              <w:jc w:val="center"/>
              <w:rPr>
                <w:b w:val="0"/>
                <w:sz w:val="16"/>
                <w:szCs w:val="16"/>
              </w:rPr>
            </w:pPr>
            <w:r w:rsidDel="00000000" w:rsidR="00000000" w:rsidRPr="00000000">
              <w:rPr>
                <w:b w:val="0"/>
                <w:sz w:val="16"/>
                <w:szCs w:val="16"/>
                <w:rtl w:val="0"/>
              </w:rPr>
              <w:t xml:space="preserve">Corral</w:t>
            </w:r>
          </w:p>
        </w:tc>
        <w:tc>
          <w:tcPr>
            <w:vAlign w:val="center"/>
          </w:tcPr>
          <w:p w:rsidR="00000000" w:rsidDel="00000000" w:rsidP="00000000" w:rsidRDefault="00000000" w:rsidRPr="00000000" w14:paraId="000002C3">
            <w:pPr>
              <w:spacing w:line="276" w:lineRule="auto"/>
              <w:jc w:val="center"/>
              <w:rPr>
                <w:b w:val="0"/>
                <w:sz w:val="16"/>
                <w:szCs w:val="16"/>
              </w:rPr>
            </w:pPr>
            <w:r w:rsidDel="00000000" w:rsidR="00000000" w:rsidRPr="00000000">
              <w:rPr>
                <w:b w:val="0"/>
                <w:sz w:val="16"/>
                <w:szCs w:val="16"/>
                <w:rtl w:val="0"/>
              </w:rPr>
              <w:t xml:space="preserve">64</w:t>
            </w:r>
          </w:p>
        </w:tc>
        <w:tc>
          <w:tcPr>
            <w:vAlign w:val="center"/>
          </w:tcPr>
          <w:p w:rsidR="00000000" w:rsidDel="00000000" w:rsidP="00000000" w:rsidRDefault="00000000" w:rsidRPr="00000000" w14:paraId="000002C4">
            <w:pPr>
              <w:spacing w:line="276" w:lineRule="auto"/>
              <w:jc w:val="center"/>
              <w:rPr>
                <w:b w:val="0"/>
                <w:sz w:val="16"/>
                <w:szCs w:val="16"/>
              </w:rPr>
            </w:pPr>
            <w:r w:rsidDel="00000000" w:rsidR="00000000" w:rsidRPr="00000000">
              <w:rPr>
                <w:b w:val="0"/>
                <w:sz w:val="16"/>
                <w:szCs w:val="16"/>
                <w:rtl w:val="0"/>
              </w:rPr>
              <w:t xml:space="preserve">Ordeño</w:t>
            </w:r>
          </w:p>
        </w:tc>
        <w:tc>
          <w:tcPr>
            <w:vAlign w:val="center"/>
          </w:tcPr>
          <w:p w:rsidR="00000000" w:rsidDel="00000000" w:rsidP="00000000" w:rsidRDefault="00000000" w:rsidRPr="00000000" w14:paraId="000002C5">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C6">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C7">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C8">
            <w:pPr>
              <w:spacing w:line="276" w:lineRule="auto"/>
              <w:jc w:val="center"/>
              <w:rPr>
                <w:b w:val="0"/>
                <w:sz w:val="16"/>
                <w:szCs w:val="16"/>
              </w:rPr>
            </w:pPr>
            <w:r w:rsidDel="00000000" w:rsidR="00000000" w:rsidRPr="00000000">
              <w:rPr>
                <w:b w:val="0"/>
                <w:sz w:val="16"/>
                <w:szCs w:val="16"/>
                <w:rtl w:val="0"/>
              </w:rPr>
              <w:t xml:space="preserve">x</w:t>
            </w:r>
          </w:p>
        </w:tc>
        <w:tc>
          <w:tcPr>
            <w:vAlign w:val="center"/>
          </w:tcPr>
          <w:p w:rsidR="00000000" w:rsidDel="00000000" w:rsidP="00000000" w:rsidRDefault="00000000" w:rsidRPr="00000000" w14:paraId="000002C9">
            <w:pPr>
              <w:spacing w:line="276" w:lineRule="auto"/>
              <w:jc w:val="center"/>
              <w:rPr>
                <w:b w:val="0"/>
                <w:sz w:val="16"/>
                <w:szCs w:val="16"/>
              </w:rPr>
            </w:pPr>
            <w:r w:rsidDel="00000000" w:rsidR="00000000" w:rsidRPr="00000000">
              <w:rPr>
                <w:rtl w:val="0"/>
              </w:rPr>
            </w:r>
          </w:p>
        </w:tc>
        <w:tc>
          <w:tcPr>
            <w:vAlign w:val="center"/>
          </w:tcPr>
          <w:p w:rsidR="00000000" w:rsidDel="00000000" w:rsidP="00000000" w:rsidRDefault="00000000" w:rsidRPr="00000000" w14:paraId="000002CA">
            <w:pPr>
              <w:spacing w:line="276" w:lineRule="auto"/>
              <w:jc w:val="center"/>
              <w:rPr>
                <w:b w:val="0"/>
                <w:sz w:val="16"/>
                <w:szCs w:val="16"/>
              </w:rPr>
            </w:pPr>
            <w:r w:rsidDel="00000000" w:rsidR="00000000" w:rsidRPr="00000000">
              <w:rPr>
                <w:b w:val="0"/>
                <w:sz w:val="16"/>
                <w:szCs w:val="16"/>
                <w:rtl w:val="0"/>
              </w:rPr>
              <w:t xml:space="preserve">x</w:t>
            </w:r>
          </w:p>
        </w:tc>
        <w:tc>
          <w:tcPr>
            <w:gridSpan w:val="2"/>
            <w:vAlign w:val="center"/>
          </w:tcPr>
          <w:p w:rsidR="00000000" w:rsidDel="00000000" w:rsidP="00000000" w:rsidRDefault="00000000" w:rsidRPr="00000000" w14:paraId="000002CB">
            <w:pPr>
              <w:spacing w:line="276" w:lineRule="auto"/>
              <w:jc w:val="center"/>
              <w:rPr>
                <w:b w:val="0"/>
                <w:sz w:val="16"/>
                <w:szCs w:val="16"/>
              </w:rPr>
            </w:pPr>
            <w:r w:rsidDel="00000000" w:rsidR="00000000" w:rsidRPr="00000000">
              <w:rPr>
                <w:rtl w:val="0"/>
              </w:rPr>
            </w:r>
          </w:p>
        </w:tc>
      </w:tr>
    </w:tbl>
    <w:p w:rsidR="00000000" w:rsidDel="00000000" w:rsidP="00000000" w:rsidRDefault="00000000" w:rsidRPr="00000000" w14:paraId="000002CD">
      <w:pPr>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4.4.</w:t>
        <w:tab/>
        <w:t xml:space="preserve">Elaboración de cronogramas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Con base en el análisis de recursos disponibles, se procede a la elaboración de los cronogramas de trabajo que son herramientas gráficas, esenciales en la planeación, y en las cuales se plasman las actividades a realizar y se estiman los tiempos necesarios para cumplirlas. </w:t>
      </w:r>
    </w:p>
    <w:p w:rsidR="00000000" w:rsidDel="00000000" w:rsidP="00000000" w:rsidRDefault="00000000" w:rsidRPr="00000000" w14:paraId="000002D2">
      <w:pPr>
        <w:rPr/>
      </w:pPr>
      <w:sdt>
        <w:sdtPr>
          <w:tag w:val="goog_rdk_43"/>
        </w:sdtPr>
        <w:sdtContent>
          <w:commentRangeStart w:id="3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76085" cy="788035"/>
                <wp:effectExtent b="0" l="0" r="0" t="0"/>
                <wp:wrapTopAndBottom distB="0" distT="0"/>
                <wp:docPr id="617" name=""/>
                <a:graphic>
                  <a:graphicData uri="http://schemas.microsoft.com/office/word/2010/wordprocessingShape">
                    <wps:wsp>
                      <wps:cNvSpPr/>
                      <wps:cNvPr id="5" name="Shape 5"/>
                      <wps:spPr>
                        <a:xfrm>
                          <a:off x="1977008" y="3404862"/>
                          <a:ext cx="6737985" cy="75027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 CF001_4A_Elaboración de cronogramas_infografia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776085" cy="788035"/>
                <wp:effectExtent b="0" l="0" r="0" t="0"/>
                <wp:wrapTopAndBottom distB="0" distT="0"/>
                <wp:docPr id="617" name="image7.png"/>
                <a:graphic>
                  <a:graphicData uri="http://schemas.openxmlformats.org/drawingml/2006/picture">
                    <pic:pic>
                      <pic:nvPicPr>
                        <pic:cNvPr id="0" name="image7.png"/>
                        <pic:cNvPicPr preferRelativeResize="0"/>
                      </pic:nvPicPr>
                      <pic:blipFill>
                        <a:blip r:embed="rId55"/>
                        <a:srcRect/>
                        <a:stretch>
                          <a:fillRect/>
                        </a:stretch>
                      </pic:blipFill>
                      <pic:spPr>
                        <a:xfrm>
                          <a:off x="0" y="0"/>
                          <a:ext cx="6776085" cy="788035"/>
                        </a:xfrm>
                        <a:prstGeom prst="rect"/>
                        <a:ln/>
                      </pic:spPr>
                    </pic:pic>
                  </a:graphicData>
                </a:graphic>
              </wp:anchor>
            </w:drawing>
          </mc:Fallback>
        </mc:AlternateContent>
      </w:r>
    </w:p>
    <w:p w:rsidR="00000000" w:rsidDel="00000000" w:rsidP="00000000" w:rsidRDefault="00000000" w:rsidRPr="00000000" w14:paraId="000002D3">
      <w:pPr>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Un ejemplo clásico de cronograma es el que se presenta a continuación, donde las actividades se presentan mes a mes.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Ejemplo de cronograma de actividades</w:t>
      </w:r>
    </w:p>
    <w:tbl>
      <w:tblPr>
        <w:tblStyle w:val="Table15"/>
        <w:tblW w:w="9425.000000000002"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3971"/>
        <w:gridCol w:w="606"/>
        <w:gridCol w:w="606"/>
        <w:gridCol w:w="606"/>
        <w:gridCol w:w="606"/>
        <w:gridCol w:w="606"/>
        <w:gridCol w:w="606"/>
        <w:gridCol w:w="606"/>
        <w:gridCol w:w="606"/>
        <w:gridCol w:w="606"/>
        <w:tblGridChange w:id="0">
          <w:tblGrid>
            <w:gridCol w:w="3971"/>
            <w:gridCol w:w="606"/>
            <w:gridCol w:w="606"/>
            <w:gridCol w:w="606"/>
            <w:gridCol w:w="606"/>
            <w:gridCol w:w="606"/>
            <w:gridCol w:w="606"/>
            <w:gridCol w:w="606"/>
            <w:gridCol w:w="606"/>
            <w:gridCol w:w="606"/>
          </w:tblGrid>
        </w:tblGridChange>
      </w:tblGrid>
      <w:tr>
        <w:trPr>
          <w:cantSplit w:val="0"/>
          <w:trHeight w:val="553" w:hRule="atLeast"/>
          <w:tblHeader w:val="0"/>
        </w:trPr>
        <w:tc>
          <w:tcPr>
            <w:vAlign w:val="center"/>
          </w:tcPr>
          <w:p w:rsidR="00000000" w:rsidDel="00000000" w:rsidP="00000000" w:rsidRDefault="00000000" w:rsidRPr="00000000" w14:paraId="000002D7">
            <w:pPr>
              <w:spacing w:line="276" w:lineRule="auto"/>
              <w:rPr>
                <w:sz w:val="20"/>
                <w:szCs w:val="20"/>
              </w:rPr>
            </w:pPr>
            <w:r w:rsidDel="00000000" w:rsidR="00000000" w:rsidRPr="00000000">
              <w:rPr>
                <w:sz w:val="20"/>
                <w:szCs w:val="20"/>
                <w:rtl w:val="0"/>
              </w:rPr>
              <w:t xml:space="preserve">Actividades</w:t>
            </w:r>
          </w:p>
        </w:tc>
        <w:tc>
          <w:tcPr>
            <w:vAlign w:val="center"/>
          </w:tcPr>
          <w:p w:rsidR="00000000" w:rsidDel="00000000" w:rsidP="00000000" w:rsidRDefault="00000000" w:rsidRPr="00000000" w14:paraId="000002D8">
            <w:pPr>
              <w:spacing w:line="276" w:lineRule="auto"/>
              <w:rPr>
                <w:sz w:val="20"/>
                <w:szCs w:val="20"/>
              </w:rPr>
            </w:pPr>
            <w:r w:rsidDel="00000000" w:rsidR="00000000" w:rsidRPr="00000000">
              <w:rPr>
                <w:sz w:val="20"/>
                <w:szCs w:val="20"/>
                <w:rtl w:val="0"/>
              </w:rPr>
              <w:t xml:space="preserve">Mes 1</w:t>
            </w:r>
          </w:p>
        </w:tc>
        <w:tc>
          <w:tcPr>
            <w:vAlign w:val="center"/>
          </w:tcPr>
          <w:p w:rsidR="00000000" w:rsidDel="00000000" w:rsidP="00000000" w:rsidRDefault="00000000" w:rsidRPr="00000000" w14:paraId="000002D9">
            <w:pPr>
              <w:spacing w:line="276" w:lineRule="auto"/>
              <w:rPr>
                <w:sz w:val="20"/>
                <w:szCs w:val="20"/>
              </w:rPr>
            </w:pPr>
            <w:r w:rsidDel="00000000" w:rsidR="00000000" w:rsidRPr="00000000">
              <w:rPr>
                <w:sz w:val="20"/>
                <w:szCs w:val="20"/>
                <w:rtl w:val="0"/>
              </w:rPr>
              <w:t xml:space="preserve">Mes 2</w:t>
            </w:r>
          </w:p>
        </w:tc>
        <w:tc>
          <w:tcPr>
            <w:vAlign w:val="center"/>
          </w:tcPr>
          <w:p w:rsidR="00000000" w:rsidDel="00000000" w:rsidP="00000000" w:rsidRDefault="00000000" w:rsidRPr="00000000" w14:paraId="000002DA">
            <w:pPr>
              <w:spacing w:line="276" w:lineRule="auto"/>
              <w:rPr>
                <w:sz w:val="20"/>
                <w:szCs w:val="20"/>
              </w:rPr>
            </w:pPr>
            <w:r w:rsidDel="00000000" w:rsidR="00000000" w:rsidRPr="00000000">
              <w:rPr>
                <w:sz w:val="20"/>
                <w:szCs w:val="20"/>
                <w:rtl w:val="0"/>
              </w:rPr>
              <w:t xml:space="preserve">Mes 3</w:t>
            </w:r>
          </w:p>
        </w:tc>
        <w:tc>
          <w:tcPr>
            <w:vAlign w:val="center"/>
          </w:tcPr>
          <w:p w:rsidR="00000000" w:rsidDel="00000000" w:rsidP="00000000" w:rsidRDefault="00000000" w:rsidRPr="00000000" w14:paraId="000002DB">
            <w:pPr>
              <w:spacing w:line="276" w:lineRule="auto"/>
              <w:rPr>
                <w:sz w:val="20"/>
                <w:szCs w:val="20"/>
              </w:rPr>
            </w:pPr>
            <w:r w:rsidDel="00000000" w:rsidR="00000000" w:rsidRPr="00000000">
              <w:rPr>
                <w:sz w:val="20"/>
                <w:szCs w:val="20"/>
                <w:rtl w:val="0"/>
              </w:rPr>
              <w:t xml:space="preserve">Mes 4</w:t>
            </w:r>
          </w:p>
        </w:tc>
        <w:tc>
          <w:tcPr>
            <w:vAlign w:val="center"/>
          </w:tcPr>
          <w:p w:rsidR="00000000" w:rsidDel="00000000" w:rsidP="00000000" w:rsidRDefault="00000000" w:rsidRPr="00000000" w14:paraId="000002DC">
            <w:pPr>
              <w:spacing w:line="276" w:lineRule="auto"/>
              <w:rPr>
                <w:sz w:val="20"/>
                <w:szCs w:val="20"/>
              </w:rPr>
            </w:pPr>
            <w:r w:rsidDel="00000000" w:rsidR="00000000" w:rsidRPr="00000000">
              <w:rPr>
                <w:sz w:val="20"/>
                <w:szCs w:val="20"/>
                <w:rtl w:val="0"/>
              </w:rPr>
              <w:t xml:space="preserve">Mes 5</w:t>
            </w:r>
          </w:p>
        </w:tc>
        <w:tc>
          <w:tcPr>
            <w:vAlign w:val="center"/>
          </w:tcPr>
          <w:p w:rsidR="00000000" w:rsidDel="00000000" w:rsidP="00000000" w:rsidRDefault="00000000" w:rsidRPr="00000000" w14:paraId="000002DD">
            <w:pPr>
              <w:spacing w:line="276" w:lineRule="auto"/>
              <w:rPr>
                <w:sz w:val="20"/>
                <w:szCs w:val="20"/>
              </w:rPr>
            </w:pPr>
            <w:r w:rsidDel="00000000" w:rsidR="00000000" w:rsidRPr="00000000">
              <w:rPr>
                <w:sz w:val="20"/>
                <w:szCs w:val="20"/>
                <w:rtl w:val="0"/>
              </w:rPr>
              <w:t xml:space="preserve">Mes 6</w:t>
            </w:r>
          </w:p>
        </w:tc>
        <w:tc>
          <w:tcPr>
            <w:vAlign w:val="center"/>
          </w:tcPr>
          <w:p w:rsidR="00000000" w:rsidDel="00000000" w:rsidP="00000000" w:rsidRDefault="00000000" w:rsidRPr="00000000" w14:paraId="000002DE">
            <w:pPr>
              <w:spacing w:line="276" w:lineRule="auto"/>
              <w:rPr>
                <w:sz w:val="20"/>
                <w:szCs w:val="20"/>
              </w:rPr>
            </w:pPr>
            <w:r w:rsidDel="00000000" w:rsidR="00000000" w:rsidRPr="00000000">
              <w:rPr>
                <w:sz w:val="20"/>
                <w:szCs w:val="20"/>
                <w:rtl w:val="0"/>
              </w:rPr>
              <w:t xml:space="preserve">Mes 7</w:t>
            </w:r>
          </w:p>
        </w:tc>
        <w:tc>
          <w:tcPr>
            <w:vAlign w:val="center"/>
          </w:tcPr>
          <w:p w:rsidR="00000000" w:rsidDel="00000000" w:rsidP="00000000" w:rsidRDefault="00000000" w:rsidRPr="00000000" w14:paraId="000002DF">
            <w:pPr>
              <w:spacing w:line="276" w:lineRule="auto"/>
              <w:rPr>
                <w:sz w:val="20"/>
                <w:szCs w:val="20"/>
              </w:rPr>
            </w:pPr>
            <w:r w:rsidDel="00000000" w:rsidR="00000000" w:rsidRPr="00000000">
              <w:rPr>
                <w:sz w:val="20"/>
                <w:szCs w:val="20"/>
                <w:rtl w:val="0"/>
              </w:rPr>
              <w:t xml:space="preserve">Mes 8</w:t>
            </w:r>
          </w:p>
        </w:tc>
        <w:tc>
          <w:tcPr>
            <w:vAlign w:val="center"/>
          </w:tcPr>
          <w:p w:rsidR="00000000" w:rsidDel="00000000" w:rsidP="00000000" w:rsidRDefault="00000000" w:rsidRPr="00000000" w14:paraId="000002E0">
            <w:pPr>
              <w:spacing w:line="276" w:lineRule="auto"/>
              <w:rPr>
                <w:sz w:val="20"/>
                <w:szCs w:val="20"/>
              </w:rPr>
            </w:pPr>
            <w:r w:rsidDel="00000000" w:rsidR="00000000" w:rsidRPr="00000000">
              <w:rPr>
                <w:sz w:val="20"/>
                <w:szCs w:val="20"/>
                <w:rtl w:val="0"/>
              </w:rPr>
              <w:t xml:space="preserve">Mes 9</w:t>
            </w:r>
          </w:p>
        </w:tc>
      </w:tr>
      <w:tr>
        <w:trPr>
          <w:cantSplit w:val="0"/>
          <w:tblHeader w:val="0"/>
        </w:trPr>
        <w:tc>
          <w:tcPr/>
          <w:p w:rsidR="00000000" w:rsidDel="00000000" w:rsidP="00000000" w:rsidRDefault="00000000" w:rsidRPr="00000000" w14:paraId="000002E1">
            <w:pPr>
              <w:spacing w:line="276" w:lineRule="auto"/>
              <w:rPr>
                <w:b w:val="0"/>
                <w:sz w:val="20"/>
                <w:szCs w:val="20"/>
              </w:rPr>
            </w:pPr>
            <w:r w:rsidDel="00000000" w:rsidR="00000000" w:rsidRPr="00000000">
              <w:rPr>
                <w:b w:val="0"/>
                <w:sz w:val="20"/>
                <w:szCs w:val="20"/>
                <w:rtl w:val="0"/>
              </w:rPr>
              <w:t xml:space="preserve">Preparación del terreno</w:t>
            </w:r>
          </w:p>
        </w:tc>
        <w:tc>
          <w:tcPr>
            <w:shd w:fill="548dd4" w:val="clear"/>
          </w:tcPr>
          <w:p w:rsidR="00000000" w:rsidDel="00000000" w:rsidP="00000000" w:rsidRDefault="00000000" w:rsidRPr="00000000" w14:paraId="000002E2">
            <w:pPr>
              <w:spacing w:line="276" w:lineRule="auto"/>
              <w:rPr>
                <w:sz w:val="20"/>
                <w:szCs w:val="20"/>
              </w:rPr>
            </w:pPr>
            <w:r w:rsidDel="00000000" w:rsidR="00000000" w:rsidRPr="00000000">
              <w:rPr>
                <w:rtl w:val="0"/>
              </w:rPr>
            </w:r>
          </w:p>
        </w:tc>
        <w:tc>
          <w:tcPr/>
          <w:p w:rsidR="00000000" w:rsidDel="00000000" w:rsidP="00000000" w:rsidRDefault="00000000" w:rsidRPr="00000000" w14:paraId="000002E3">
            <w:pPr>
              <w:spacing w:line="276" w:lineRule="auto"/>
              <w:rPr>
                <w:sz w:val="20"/>
                <w:szCs w:val="20"/>
              </w:rPr>
            </w:pPr>
            <w:r w:rsidDel="00000000" w:rsidR="00000000" w:rsidRPr="00000000">
              <w:rPr>
                <w:rtl w:val="0"/>
              </w:rPr>
            </w:r>
          </w:p>
        </w:tc>
        <w:tc>
          <w:tcPr/>
          <w:p w:rsidR="00000000" w:rsidDel="00000000" w:rsidP="00000000" w:rsidRDefault="00000000" w:rsidRPr="00000000" w14:paraId="000002E4">
            <w:pPr>
              <w:spacing w:line="276" w:lineRule="auto"/>
              <w:rPr>
                <w:sz w:val="20"/>
                <w:szCs w:val="20"/>
              </w:rPr>
            </w:pPr>
            <w:r w:rsidDel="00000000" w:rsidR="00000000" w:rsidRPr="00000000">
              <w:rPr>
                <w:rtl w:val="0"/>
              </w:rPr>
            </w:r>
          </w:p>
        </w:tc>
        <w:tc>
          <w:tcPr/>
          <w:p w:rsidR="00000000" w:rsidDel="00000000" w:rsidP="00000000" w:rsidRDefault="00000000" w:rsidRPr="00000000" w14:paraId="000002E5">
            <w:pPr>
              <w:spacing w:line="276" w:lineRule="auto"/>
              <w:rPr>
                <w:sz w:val="20"/>
                <w:szCs w:val="20"/>
              </w:rPr>
            </w:pPr>
            <w:r w:rsidDel="00000000" w:rsidR="00000000" w:rsidRPr="00000000">
              <w:rPr>
                <w:rtl w:val="0"/>
              </w:rPr>
            </w:r>
          </w:p>
        </w:tc>
        <w:tc>
          <w:tcPr/>
          <w:p w:rsidR="00000000" w:rsidDel="00000000" w:rsidP="00000000" w:rsidRDefault="00000000" w:rsidRPr="00000000" w14:paraId="000002E6">
            <w:pPr>
              <w:spacing w:line="276" w:lineRule="auto"/>
              <w:rPr>
                <w:sz w:val="20"/>
                <w:szCs w:val="20"/>
              </w:rPr>
            </w:pPr>
            <w:r w:rsidDel="00000000" w:rsidR="00000000" w:rsidRPr="00000000">
              <w:rPr>
                <w:rtl w:val="0"/>
              </w:rPr>
            </w:r>
          </w:p>
        </w:tc>
        <w:tc>
          <w:tcPr/>
          <w:p w:rsidR="00000000" w:rsidDel="00000000" w:rsidP="00000000" w:rsidRDefault="00000000" w:rsidRPr="00000000" w14:paraId="000002E7">
            <w:pPr>
              <w:spacing w:line="276" w:lineRule="auto"/>
              <w:rPr>
                <w:sz w:val="20"/>
                <w:szCs w:val="20"/>
              </w:rPr>
            </w:pPr>
            <w:r w:rsidDel="00000000" w:rsidR="00000000" w:rsidRPr="00000000">
              <w:rPr>
                <w:rtl w:val="0"/>
              </w:rPr>
            </w:r>
          </w:p>
        </w:tc>
        <w:tc>
          <w:tcPr/>
          <w:p w:rsidR="00000000" w:rsidDel="00000000" w:rsidP="00000000" w:rsidRDefault="00000000" w:rsidRPr="00000000" w14:paraId="000002E8">
            <w:pPr>
              <w:spacing w:line="276" w:lineRule="auto"/>
              <w:rPr>
                <w:sz w:val="20"/>
                <w:szCs w:val="20"/>
              </w:rPr>
            </w:pPr>
            <w:r w:rsidDel="00000000" w:rsidR="00000000" w:rsidRPr="00000000">
              <w:rPr>
                <w:rtl w:val="0"/>
              </w:rPr>
            </w:r>
          </w:p>
        </w:tc>
        <w:tc>
          <w:tcPr/>
          <w:p w:rsidR="00000000" w:rsidDel="00000000" w:rsidP="00000000" w:rsidRDefault="00000000" w:rsidRPr="00000000" w14:paraId="000002E9">
            <w:pPr>
              <w:spacing w:line="276" w:lineRule="auto"/>
              <w:rPr>
                <w:sz w:val="20"/>
                <w:szCs w:val="20"/>
              </w:rPr>
            </w:pPr>
            <w:r w:rsidDel="00000000" w:rsidR="00000000" w:rsidRPr="00000000">
              <w:rPr>
                <w:rtl w:val="0"/>
              </w:rPr>
            </w:r>
          </w:p>
        </w:tc>
        <w:tc>
          <w:tcPr/>
          <w:p w:rsidR="00000000" w:rsidDel="00000000" w:rsidP="00000000" w:rsidRDefault="00000000" w:rsidRPr="00000000" w14:paraId="000002EA">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EB">
            <w:pPr>
              <w:spacing w:line="276" w:lineRule="auto"/>
              <w:rPr>
                <w:b w:val="0"/>
                <w:sz w:val="20"/>
                <w:szCs w:val="20"/>
              </w:rPr>
            </w:pPr>
            <w:r w:rsidDel="00000000" w:rsidR="00000000" w:rsidRPr="00000000">
              <w:rPr>
                <w:b w:val="0"/>
                <w:sz w:val="20"/>
                <w:szCs w:val="20"/>
                <w:rtl w:val="0"/>
              </w:rPr>
              <w:t xml:space="preserve">Siembra de semilla de brachiaria </w:t>
            </w:r>
          </w:p>
        </w:tc>
        <w:tc>
          <w:tcPr/>
          <w:p w:rsidR="00000000" w:rsidDel="00000000" w:rsidP="00000000" w:rsidRDefault="00000000" w:rsidRPr="00000000" w14:paraId="000002EC">
            <w:pPr>
              <w:spacing w:line="276" w:lineRule="auto"/>
              <w:rPr>
                <w:sz w:val="20"/>
                <w:szCs w:val="20"/>
              </w:rPr>
            </w:pPr>
            <w:r w:rsidDel="00000000" w:rsidR="00000000" w:rsidRPr="00000000">
              <w:rPr>
                <w:rtl w:val="0"/>
              </w:rPr>
            </w:r>
          </w:p>
        </w:tc>
        <w:tc>
          <w:tcPr>
            <w:shd w:fill="548dd4" w:val="clear"/>
          </w:tcPr>
          <w:p w:rsidR="00000000" w:rsidDel="00000000" w:rsidP="00000000" w:rsidRDefault="00000000" w:rsidRPr="00000000" w14:paraId="000002ED">
            <w:pPr>
              <w:spacing w:line="276" w:lineRule="auto"/>
              <w:rPr>
                <w:sz w:val="20"/>
                <w:szCs w:val="20"/>
              </w:rPr>
            </w:pPr>
            <w:r w:rsidDel="00000000" w:rsidR="00000000" w:rsidRPr="00000000">
              <w:rPr>
                <w:rtl w:val="0"/>
              </w:rPr>
            </w:r>
          </w:p>
        </w:tc>
        <w:tc>
          <w:tcPr/>
          <w:p w:rsidR="00000000" w:rsidDel="00000000" w:rsidP="00000000" w:rsidRDefault="00000000" w:rsidRPr="00000000" w14:paraId="000002EE">
            <w:pPr>
              <w:spacing w:line="276" w:lineRule="auto"/>
              <w:rPr>
                <w:sz w:val="20"/>
                <w:szCs w:val="20"/>
              </w:rPr>
            </w:pPr>
            <w:r w:rsidDel="00000000" w:rsidR="00000000" w:rsidRPr="00000000">
              <w:rPr>
                <w:rtl w:val="0"/>
              </w:rPr>
            </w:r>
          </w:p>
        </w:tc>
        <w:tc>
          <w:tcPr/>
          <w:p w:rsidR="00000000" w:rsidDel="00000000" w:rsidP="00000000" w:rsidRDefault="00000000" w:rsidRPr="00000000" w14:paraId="000002EF">
            <w:pPr>
              <w:spacing w:line="276" w:lineRule="auto"/>
              <w:rPr>
                <w:sz w:val="20"/>
                <w:szCs w:val="20"/>
              </w:rPr>
            </w:pPr>
            <w:r w:rsidDel="00000000" w:rsidR="00000000" w:rsidRPr="00000000">
              <w:rPr>
                <w:rtl w:val="0"/>
              </w:rPr>
            </w:r>
          </w:p>
        </w:tc>
        <w:tc>
          <w:tcPr/>
          <w:p w:rsidR="00000000" w:rsidDel="00000000" w:rsidP="00000000" w:rsidRDefault="00000000" w:rsidRPr="00000000" w14:paraId="000002F0">
            <w:pPr>
              <w:spacing w:line="276" w:lineRule="auto"/>
              <w:rPr>
                <w:sz w:val="20"/>
                <w:szCs w:val="20"/>
              </w:rPr>
            </w:pPr>
            <w:r w:rsidDel="00000000" w:rsidR="00000000" w:rsidRPr="00000000">
              <w:rPr>
                <w:rtl w:val="0"/>
              </w:rPr>
            </w:r>
          </w:p>
        </w:tc>
        <w:tc>
          <w:tcPr/>
          <w:p w:rsidR="00000000" w:rsidDel="00000000" w:rsidP="00000000" w:rsidRDefault="00000000" w:rsidRPr="00000000" w14:paraId="000002F1">
            <w:pPr>
              <w:spacing w:line="276" w:lineRule="auto"/>
              <w:rPr>
                <w:sz w:val="20"/>
                <w:szCs w:val="20"/>
              </w:rPr>
            </w:pPr>
            <w:r w:rsidDel="00000000" w:rsidR="00000000" w:rsidRPr="00000000">
              <w:rPr>
                <w:rtl w:val="0"/>
              </w:rPr>
            </w:r>
          </w:p>
        </w:tc>
        <w:tc>
          <w:tcPr/>
          <w:p w:rsidR="00000000" w:rsidDel="00000000" w:rsidP="00000000" w:rsidRDefault="00000000" w:rsidRPr="00000000" w14:paraId="000002F2">
            <w:pPr>
              <w:spacing w:line="276" w:lineRule="auto"/>
              <w:rPr>
                <w:sz w:val="20"/>
                <w:szCs w:val="20"/>
              </w:rPr>
            </w:pPr>
            <w:r w:rsidDel="00000000" w:rsidR="00000000" w:rsidRPr="00000000">
              <w:rPr>
                <w:rtl w:val="0"/>
              </w:rPr>
            </w:r>
          </w:p>
        </w:tc>
        <w:tc>
          <w:tcPr/>
          <w:p w:rsidR="00000000" w:rsidDel="00000000" w:rsidP="00000000" w:rsidRDefault="00000000" w:rsidRPr="00000000" w14:paraId="000002F3">
            <w:pPr>
              <w:spacing w:line="276" w:lineRule="auto"/>
              <w:rPr>
                <w:sz w:val="20"/>
                <w:szCs w:val="20"/>
              </w:rPr>
            </w:pPr>
            <w:r w:rsidDel="00000000" w:rsidR="00000000" w:rsidRPr="00000000">
              <w:rPr>
                <w:rtl w:val="0"/>
              </w:rPr>
            </w:r>
          </w:p>
        </w:tc>
        <w:tc>
          <w:tcPr/>
          <w:p w:rsidR="00000000" w:rsidDel="00000000" w:rsidP="00000000" w:rsidRDefault="00000000" w:rsidRPr="00000000" w14:paraId="000002F4">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F5">
            <w:pPr>
              <w:spacing w:line="276" w:lineRule="auto"/>
              <w:rPr>
                <w:b w:val="0"/>
                <w:sz w:val="20"/>
                <w:szCs w:val="20"/>
              </w:rPr>
            </w:pPr>
            <w:r w:rsidDel="00000000" w:rsidR="00000000" w:rsidRPr="00000000">
              <w:rPr>
                <w:b w:val="0"/>
                <w:sz w:val="20"/>
                <w:szCs w:val="20"/>
                <w:rtl w:val="0"/>
              </w:rPr>
              <w:t xml:space="preserve">Fertilización de la pradera</w:t>
            </w:r>
          </w:p>
        </w:tc>
        <w:tc>
          <w:tcPr/>
          <w:p w:rsidR="00000000" w:rsidDel="00000000" w:rsidP="00000000" w:rsidRDefault="00000000" w:rsidRPr="00000000" w14:paraId="000002F6">
            <w:pPr>
              <w:spacing w:line="276" w:lineRule="auto"/>
              <w:rPr>
                <w:sz w:val="20"/>
                <w:szCs w:val="20"/>
              </w:rPr>
            </w:pPr>
            <w:r w:rsidDel="00000000" w:rsidR="00000000" w:rsidRPr="00000000">
              <w:rPr>
                <w:rtl w:val="0"/>
              </w:rPr>
            </w:r>
          </w:p>
        </w:tc>
        <w:tc>
          <w:tcPr/>
          <w:p w:rsidR="00000000" w:rsidDel="00000000" w:rsidP="00000000" w:rsidRDefault="00000000" w:rsidRPr="00000000" w14:paraId="000002F7">
            <w:pPr>
              <w:spacing w:line="276" w:lineRule="auto"/>
              <w:rPr>
                <w:sz w:val="20"/>
                <w:szCs w:val="20"/>
              </w:rPr>
            </w:pPr>
            <w:r w:rsidDel="00000000" w:rsidR="00000000" w:rsidRPr="00000000">
              <w:rPr>
                <w:rtl w:val="0"/>
              </w:rPr>
            </w:r>
          </w:p>
        </w:tc>
        <w:tc>
          <w:tcPr>
            <w:shd w:fill="548dd4" w:val="clear"/>
          </w:tcPr>
          <w:p w:rsidR="00000000" w:rsidDel="00000000" w:rsidP="00000000" w:rsidRDefault="00000000" w:rsidRPr="00000000" w14:paraId="000002F8">
            <w:pPr>
              <w:spacing w:line="276" w:lineRule="auto"/>
              <w:rPr>
                <w:sz w:val="20"/>
                <w:szCs w:val="20"/>
              </w:rPr>
            </w:pPr>
            <w:r w:rsidDel="00000000" w:rsidR="00000000" w:rsidRPr="00000000">
              <w:rPr>
                <w:rtl w:val="0"/>
              </w:rPr>
            </w:r>
          </w:p>
        </w:tc>
        <w:tc>
          <w:tcPr/>
          <w:p w:rsidR="00000000" w:rsidDel="00000000" w:rsidP="00000000" w:rsidRDefault="00000000" w:rsidRPr="00000000" w14:paraId="000002F9">
            <w:pPr>
              <w:spacing w:line="276" w:lineRule="auto"/>
              <w:rPr>
                <w:sz w:val="20"/>
                <w:szCs w:val="20"/>
              </w:rPr>
            </w:pPr>
            <w:r w:rsidDel="00000000" w:rsidR="00000000" w:rsidRPr="00000000">
              <w:rPr>
                <w:rtl w:val="0"/>
              </w:rPr>
            </w:r>
          </w:p>
        </w:tc>
        <w:tc>
          <w:tcPr/>
          <w:p w:rsidR="00000000" w:rsidDel="00000000" w:rsidP="00000000" w:rsidRDefault="00000000" w:rsidRPr="00000000" w14:paraId="000002FA">
            <w:pPr>
              <w:spacing w:line="276" w:lineRule="auto"/>
              <w:rPr>
                <w:sz w:val="20"/>
                <w:szCs w:val="20"/>
              </w:rPr>
            </w:pPr>
            <w:r w:rsidDel="00000000" w:rsidR="00000000" w:rsidRPr="00000000">
              <w:rPr>
                <w:rtl w:val="0"/>
              </w:rPr>
            </w:r>
          </w:p>
        </w:tc>
        <w:tc>
          <w:tcPr/>
          <w:p w:rsidR="00000000" w:rsidDel="00000000" w:rsidP="00000000" w:rsidRDefault="00000000" w:rsidRPr="00000000" w14:paraId="000002FB">
            <w:pPr>
              <w:spacing w:line="276" w:lineRule="auto"/>
              <w:rPr>
                <w:sz w:val="20"/>
                <w:szCs w:val="20"/>
              </w:rPr>
            </w:pPr>
            <w:r w:rsidDel="00000000" w:rsidR="00000000" w:rsidRPr="00000000">
              <w:rPr>
                <w:rtl w:val="0"/>
              </w:rPr>
            </w:r>
          </w:p>
        </w:tc>
        <w:tc>
          <w:tcPr/>
          <w:p w:rsidR="00000000" w:rsidDel="00000000" w:rsidP="00000000" w:rsidRDefault="00000000" w:rsidRPr="00000000" w14:paraId="000002FC">
            <w:pPr>
              <w:spacing w:line="276" w:lineRule="auto"/>
              <w:rPr>
                <w:sz w:val="20"/>
                <w:szCs w:val="20"/>
              </w:rPr>
            </w:pPr>
            <w:r w:rsidDel="00000000" w:rsidR="00000000" w:rsidRPr="00000000">
              <w:rPr>
                <w:rtl w:val="0"/>
              </w:rPr>
            </w:r>
          </w:p>
        </w:tc>
        <w:tc>
          <w:tcPr/>
          <w:p w:rsidR="00000000" w:rsidDel="00000000" w:rsidP="00000000" w:rsidRDefault="00000000" w:rsidRPr="00000000" w14:paraId="000002FD">
            <w:pPr>
              <w:spacing w:line="276" w:lineRule="auto"/>
              <w:rPr>
                <w:sz w:val="20"/>
                <w:szCs w:val="20"/>
              </w:rPr>
            </w:pPr>
            <w:r w:rsidDel="00000000" w:rsidR="00000000" w:rsidRPr="00000000">
              <w:rPr>
                <w:rtl w:val="0"/>
              </w:rPr>
            </w:r>
          </w:p>
        </w:tc>
        <w:tc>
          <w:tcPr/>
          <w:p w:rsidR="00000000" w:rsidDel="00000000" w:rsidP="00000000" w:rsidRDefault="00000000" w:rsidRPr="00000000" w14:paraId="000002FE">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FF">
            <w:pPr>
              <w:spacing w:line="276" w:lineRule="auto"/>
              <w:rPr>
                <w:b w:val="0"/>
                <w:sz w:val="20"/>
                <w:szCs w:val="20"/>
              </w:rPr>
            </w:pPr>
            <w:r w:rsidDel="00000000" w:rsidR="00000000" w:rsidRPr="00000000">
              <w:rPr>
                <w:b w:val="0"/>
                <w:sz w:val="20"/>
                <w:szCs w:val="20"/>
                <w:rtl w:val="0"/>
              </w:rPr>
              <w:t xml:space="preserve">Adecuación de cercas</w:t>
            </w:r>
          </w:p>
        </w:tc>
        <w:tc>
          <w:tcPr/>
          <w:p w:rsidR="00000000" w:rsidDel="00000000" w:rsidP="00000000" w:rsidRDefault="00000000" w:rsidRPr="00000000" w14:paraId="00000300">
            <w:pPr>
              <w:spacing w:line="276" w:lineRule="auto"/>
              <w:rPr>
                <w:sz w:val="20"/>
                <w:szCs w:val="20"/>
              </w:rPr>
            </w:pPr>
            <w:r w:rsidDel="00000000" w:rsidR="00000000" w:rsidRPr="00000000">
              <w:rPr>
                <w:rtl w:val="0"/>
              </w:rPr>
            </w:r>
          </w:p>
        </w:tc>
        <w:tc>
          <w:tcPr/>
          <w:p w:rsidR="00000000" w:rsidDel="00000000" w:rsidP="00000000" w:rsidRDefault="00000000" w:rsidRPr="00000000" w14:paraId="00000301">
            <w:pPr>
              <w:spacing w:line="276" w:lineRule="auto"/>
              <w:rPr>
                <w:sz w:val="20"/>
                <w:szCs w:val="20"/>
              </w:rPr>
            </w:pPr>
            <w:r w:rsidDel="00000000" w:rsidR="00000000" w:rsidRPr="00000000">
              <w:rPr>
                <w:rtl w:val="0"/>
              </w:rPr>
            </w:r>
          </w:p>
        </w:tc>
        <w:tc>
          <w:tcPr/>
          <w:p w:rsidR="00000000" w:rsidDel="00000000" w:rsidP="00000000" w:rsidRDefault="00000000" w:rsidRPr="00000000" w14:paraId="00000302">
            <w:pPr>
              <w:spacing w:line="276" w:lineRule="auto"/>
              <w:rPr>
                <w:sz w:val="20"/>
                <w:szCs w:val="20"/>
              </w:rPr>
            </w:pPr>
            <w:r w:rsidDel="00000000" w:rsidR="00000000" w:rsidRPr="00000000">
              <w:rPr>
                <w:rtl w:val="0"/>
              </w:rPr>
            </w:r>
          </w:p>
        </w:tc>
        <w:tc>
          <w:tcPr>
            <w:shd w:fill="548dd4" w:val="clear"/>
          </w:tcPr>
          <w:p w:rsidR="00000000" w:rsidDel="00000000" w:rsidP="00000000" w:rsidRDefault="00000000" w:rsidRPr="00000000" w14:paraId="00000303">
            <w:pPr>
              <w:spacing w:line="276" w:lineRule="auto"/>
              <w:rPr>
                <w:sz w:val="20"/>
                <w:szCs w:val="20"/>
              </w:rPr>
            </w:pPr>
            <w:r w:rsidDel="00000000" w:rsidR="00000000" w:rsidRPr="00000000">
              <w:rPr>
                <w:rtl w:val="0"/>
              </w:rPr>
            </w:r>
          </w:p>
        </w:tc>
        <w:tc>
          <w:tcPr/>
          <w:p w:rsidR="00000000" w:rsidDel="00000000" w:rsidP="00000000" w:rsidRDefault="00000000" w:rsidRPr="00000000" w14:paraId="00000304">
            <w:pPr>
              <w:spacing w:line="276" w:lineRule="auto"/>
              <w:rPr>
                <w:sz w:val="20"/>
                <w:szCs w:val="20"/>
              </w:rPr>
            </w:pPr>
            <w:r w:rsidDel="00000000" w:rsidR="00000000" w:rsidRPr="00000000">
              <w:rPr>
                <w:rtl w:val="0"/>
              </w:rPr>
            </w:r>
          </w:p>
        </w:tc>
        <w:tc>
          <w:tcPr/>
          <w:p w:rsidR="00000000" w:rsidDel="00000000" w:rsidP="00000000" w:rsidRDefault="00000000" w:rsidRPr="00000000" w14:paraId="00000305">
            <w:pPr>
              <w:spacing w:line="276" w:lineRule="auto"/>
              <w:rPr>
                <w:sz w:val="20"/>
                <w:szCs w:val="20"/>
              </w:rPr>
            </w:pPr>
            <w:r w:rsidDel="00000000" w:rsidR="00000000" w:rsidRPr="00000000">
              <w:rPr>
                <w:rtl w:val="0"/>
              </w:rPr>
            </w:r>
          </w:p>
        </w:tc>
        <w:tc>
          <w:tcPr/>
          <w:p w:rsidR="00000000" w:rsidDel="00000000" w:rsidP="00000000" w:rsidRDefault="00000000" w:rsidRPr="00000000" w14:paraId="00000306">
            <w:pPr>
              <w:spacing w:line="276" w:lineRule="auto"/>
              <w:rPr>
                <w:sz w:val="20"/>
                <w:szCs w:val="20"/>
              </w:rPr>
            </w:pPr>
            <w:r w:rsidDel="00000000" w:rsidR="00000000" w:rsidRPr="00000000">
              <w:rPr>
                <w:rtl w:val="0"/>
              </w:rPr>
            </w:r>
          </w:p>
        </w:tc>
        <w:tc>
          <w:tcPr/>
          <w:p w:rsidR="00000000" w:rsidDel="00000000" w:rsidP="00000000" w:rsidRDefault="00000000" w:rsidRPr="00000000" w14:paraId="00000307">
            <w:pPr>
              <w:spacing w:line="276" w:lineRule="auto"/>
              <w:rPr>
                <w:sz w:val="20"/>
                <w:szCs w:val="20"/>
              </w:rPr>
            </w:pPr>
            <w:r w:rsidDel="00000000" w:rsidR="00000000" w:rsidRPr="00000000">
              <w:rPr>
                <w:rtl w:val="0"/>
              </w:rPr>
            </w:r>
          </w:p>
        </w:tc>
        <w:tc>
          <w:tcPr/>
          <w:p w:rsidR="00000000" w:rsidDel="00000000" w:rsidP="00000000" w:rsidRDefault="00000000" w:rsidRPr="00000000" w14:paraId="00000308">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09">
            <w:pPr>
              <w:spacing w:line="276" w:lineRule="auto"/>
              <w:rPr>
                <w:b w:val="0"/>
                <w:sz w:val="20"/>
                <w:szCs w:val="20"/>
              </w:rPr>
            </w:pPr>
            <w:r w:rsidDel="00000000" w:rsidR="00000000" w:rsidRPr="00000000">
              <w:rPr>
                <w:b w:val="0"/>
                <w:sz w:val="20"/>
                <w:szCs w:val="20"/>
                <w:rtl w:val="0"/>
              </w:rPr>
              <w:t xml:space="preserve">Siembra de barreras vivas</w:t>
            </w:r>
          </w:p>
        </w:tc>
        <w:tc>
          <w:tcPr/>
          <w:p w:rsidR="00000000" w:rsidDel="00000000" w:rsidP="00000000" w:rsidRDefault="00000000" w:rsidRPr="00000000" w14:paraId="0000030A">
            <w:pPr>
              <w:spacing w:line="276" w:lineRule="auto"/>
              <w:rPr>
                <w:sz w:val="20"/>
                <w:szCs w:val="20"/>
              </w:rPr>
            </w:pPr>
            <w:r w:rsidDel="00000000" w:rsidR="00000000" w:rsidRPr="00000000">
              <w:rPr>
                <w:rtl w:val="0"/>
              </w:rPr>
            </w:r>
          </w:p>
        </w:tc>
        <w:tc>
          <w:tcPr/>
          <w:p w:rsidR="00000000" w:rsidDel="00000000" w:rsidP="00000000" w:rsidRDefault="00000000" w:rsidRPr="00000000" w14:paraId="0000030B">
            <w:pPr>
              <w:spacing w:line="276" w:lineRule="auto"/>
              <w:rPr>
                <w:sz w:val="20"/>
                <w:szCs w:val="20"/>
              </w:rPr>
            </w:pPr>
            <w:r w:rsidDel="00000000" w:rsidR="00000000" w:rsidRPr="00000000">
              <w:rPr>
                <w:rtl w:val="0"/>
              </w:rPr>
            </w:r>
          </w:p>
        </w:tc>
        <w:tc>
          <w:tcPr/>
          <w:p w:rsidR="00000000" w:rsidDel="00000000" w:rsidP="00000000" w:rsidRDefault="00000000" w:rsidRPr="00000000" w14:paraId="0000030C">
            <w:pPr>
              <w:spacing w:line="276" w:lineRule="auto"/>
              <w:rPr>
                <w:sz w:val="20"/>
                <w:szCs w:val="20"/>
              </w:rPr>
            </w:pPr>
            <w:r w:rsidDel="00000000" w:rsidR="00000000" w:rsidRPr="00000000">
              <w:rPr>
                <w:rtl w:val="0"/>
              </w:rPr>
            </w:r>
          </w:p>
        </w:tc>
        <w:tc>
          <w:tcPr>
            <w:shd w:fill="e36c09" w:val="clear"/>
          </w:tcPr>
          <w:p w:rsidR="00000000" w:rsidDel="00000000" w:rsidP="00000000" w:rsidRDefault="00000000" w:rsidRPr="00000000" w14:paraId="0000030D">
            <w:pPr>
              <w:spacing w:line="276" w:lineRule="auto"/>
              <w:rPr>
                <w:sz w:val="20"/>
                <w:szCs w:val="20"/>
              </w:rPr>
            </w:pPr>
            <w:r w:rsidDel="00000000" w:rsidR="00000000" w:rsidRPr="00000000">
              <w:rPr>
                <w:rtl w:val="0"/>
              </w:rPr>
            </w:r>
          </w:p>
        </w:tc>
        <w:tc>
          <w:tcPr>
            <w:shd w:fill="e36c09" w:val="clear"/>
          </w:tcPr>
          <w:p w:rsidR="00000000" w:rsidDel="00000000" w:rsidP="00000000" w:rsidRDefault="00000000" w:rsidRPr="00000000" w14:paraId="0000030E">
            <w:pPr>
              <w:spacing w:line="276" w:lineRule="auto"/>
              <w:rPr>
                <w:sz w:val="20"/>
                <w:szCs w:val="20"/>
              </w:rPr>
            </w:pPr>
            <w:r w:rsidDel="00000000" w:rsidR="00000000" w:rsidRPr="00000000">
              <w:rPr>
                <w:rtl w:val="0"/>
              </w:rPr>
            </w:r>
          </w:p>
        </w:tc>
        <w:tc>
          <w:tcPr/>
          <w:p w:rsidR="00000000" w:rsidDel="00000000" w:rsidP="00000000" w:rsidRDefault="00000000" w:rsidRPr="00000000" w14:paraId="0000030F">
            <w:pPr>
              <w:spacing w:line="276" w:lineRule="auto"/>
              <w:rPr>
                <w:sz w:val="20"/>
                <w:szCs w:val="20"/>
              </w:rPr>
            </w:pPr>
            <w:r w:rsidDel="00000000" w:rsidR="00000000" w:rsidRPr="00000000">
              <w:rPr>
                <w:rtl w:val="0"/>
              </w:rPr>
            </w:r>
          </w:p>
        </w:tc>
        <w:tc>
          <w:tcPr/>
          <w:p w:rsidR="00000000" w:rsidDel="00000000" w:rsidP="00000000" w:rsidRDefault="00000000" w:rsidRPr="00000000" w14:paraId="00000310">
            <w:pPr>
              <w:spacing w:line="276" w:lineRule="auto"/>
              <w:rPr>
                <w:sz w:val="20"/>
                <w:szCs w:val="20"/>
              </w:rPr>
            </w:pPr>
            <w:r w:rsidDel="00000000" w:rsidR="00000000" w:rsidRPr="00000000">
              <w:rPr>
                <w:rtl w:val="0"/>
              </w:rPr>
            </w:r>
          </w:p>
        </w:tc>
        <w:tc>
          <w:tcPr/>
          <w:p w:rsidR="00000000" w:rsidDel="00000000" w:rsidP="00000000" w:rsidRDefault="00000000" w:rsidRPr="00000000" w14:paraId="00000311">
            <w:pPr>
              <w:spacing w:line="276" w:lineRule="auto"/>
              <w:rPr>
                <w:sz w:val="20"/>
                <w:szCs w:val="20"/>
              </w:rPr>
            </w:pPr>
            <w:r w:rsidDel="00000000" w:rsidR="00000000" w:rsidRPr="00000000">
              <w:rPr>
                <w:rtl w:val="0"/>
              </w:rPr>
            </w:r>
          </w:p>
        </w:tc>
        <w:tc>
          <w:tcPr/>
          <w:p w:rsidR="00000000" w:rsidDel="00000000" w:rsidP="00000000" w:rsidRDefault="00000000" w:rsidRPr="00000000" w14:paraId="00000312">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13">
            <w:pPr>
              <w:spacing w:line="276" w:lineRule="auto"/>
              <w:rPr>
                <w:b w:val="0"/>
                <w:sz w:val="20"/>
                <w:szCs w:val="20"/>
              </w:rPr>
            </w:pPr>
            <w:r w:rsidDel="00000000" w:rsidR="00000000" w:rsidRPr="00000000">
              <w:rPr>
                <w:b w:val="0"/>
                <w:sz w:val="20"/>
                <w:szCs w:val="20"/>
                <w:rtl w:val="0"/>
              </w:rPr>
              <w:t xml:space="preserve">Compra de novillas</w:t>
            </w:r>
          </w:p>
        </w:tc>
        <w:tc>
          <w:tcPr/>
          <w:p w:rsidR="00000000" w:rsidDel="00000000" w:rsidP="00000000" w:rsidRDefault="00000000" w:rsidRPr="00000000" w14:paraId="00000314">
            <w:pPr>
              <w:spacing w:line="276" w:lineRule="auto"/>
              <w:rPr>
                <w:sz w:val="20"/>
                <w:szCs w:val="20"/>
              </w:rPr>
            </w:pPr>
            <w:r w:rsidDel="00000000" w:rsidR="00000000" w:rsidRPr="00000000">
              <w:rPr>
                <w:rtl w:val="0"/>
              </w:rPr>
            </w:r>
          </w:p>
        </w:tc>
        <w:tc>
          <w:tcPr/>
          <w:p w:rsidR="00000000" w:rsidDel="00000000" w:rsidP="00000000" w:rsidRDefault="00000000" w:rsidRPr="00000000" w14:paraId="00000315">
            <w:pPr>
              <w:spacing w:line="276" w:lineRule="auto"/>
              <w:rPr>
                <w:sz w:val="20"/>
                <w:szCs w:val="20"/>
              </w:rPr>
            </w:pPr>
            <w:r w:rsidDel="00000000" w:rsidR="00000000" w:rsidRPr="00000000">
              <w:rPr>
                <w:rtl w:val="0"/>
              </w:rPr>
            </w:r>
          </w:p>
        </w:tc>
        <w:tc>
          <w:tcPr/>
          <w:p w:rsidR="00000000" w:rsidDel="00000000" w:rsidP="00000000" w:rsidRDefault="00000000" w:rsidRPr="00000000" w14:paraId="00000316">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17">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18">
            <w:pPr>
              <w:spacing w:line="276" w:lineRule="auto"/>
              <w:rPr>
                <w:sz w:val="20"/>
                <w:szCs w:val="20"/>
              </w:rPr>
            </w:pPr>
            <w:r w:rsidDel="00000000" w:rsidR="00000000" w:rsidRPr="00000000">
              <w:rPr>
                <w:rtl w:val="0"/>
              </w:rPr>
            </w:r>
          </w:p>
        </w:tc>
        <w:tc>
          <w:tcPr>
            <w:shd w:fill="ff0000" w:val="clear"/>
          </w:tcPr>
          <w:p w:rsidR="00000000" w:rsidDel="00000000" w:rsidP="00000000" w:rsidRDefault="00000000" w:rsidRPr="00000000" w14:paraId="00000319">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1A">
            <w:pPr>
              <w:spacing w:line="276" w:lineRule="auto"/>
              <w:rPr>
                <w:sz w:val="20"/>
                <w:szCs w:val="20"/>
              </w:rPr>
            </w:pPr>
            <w:r w:rsidDel="00000000" w:rsidR="00000000" w:rsidRPr="00000000">
              <w:rPr>
                <w:rtl w:val="0"/>
              </w:rPr>
            </w:r>
          </w:p>
        </w:tc>
        <w:tc>
          <w:tcPr/>
          <w:p w:rsidR="00000000" w:rsidDel="00000000" w:rsidP="00000000" w:rsidRDefault="00000000" w:rsidRPr="00000000" w14:paraId="0000031B">
            <w:pPr>
              <w:spacing w:line="276" w:lineRule="auto"/>
              <w:rPr>
                <w:sz w:val="20"/>
                <w:szCs w:val="20"/>
              </w:rPr>
            </w:pPr>
            <w:r w:rsidDel="00000000" w:rsidR="00000000" w:rsidRPr="00000000">
              <w:rPr>
                <w:rtl w:val="0"/>
              </w:rPr>
            </w:r>
          </w:p>
        </w:tc>
        <w:tc>
          <w:tcPr/>
          <w:p w:rsidR="00000000" w:rsidDel="00000000" w:rsidP="00000000" w:rsidRDefault="00000000" w:rsidRPr="00000000" w14:paraId="0000031C">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1D">
            <w:pPr>
              <w:spacing w:line="276" w:lineRule="auto"/>
              <w:rPr>
                <w:b w:val="0"/>
                <w:sz w:val="20"/>
                <w:szCs w:val="20"/>
              </w:rPr>
            </w:pPr>
            <w:r w:rsidDel="00000000" w:rsidR="00000000" w:rsidRPr="00000000">
              <w:rPr>
                <w:b w:val="0"/>
                <w:sz w:val="20"/>
                <w:szCs w:val="20"/>
                <w:rtl w:val="0"/>
              </w:rPr>
              <w:t xml:space="preserve">Rotación de potreros</w:t>
            </w:r>
          </w:p>
        </w:tc>
        <w:tc>
          <w:tcPr/>
          <w:p w:rsidR="00000000" w:rsidDel="00000000" w:rsidP="00000000" w:rsidRDefault="00000000" w:rsidRPr="00000000" w14:paraId="0000031E">
            <w:pPr>
              <w:spacing w:line="276" w:lineRule="auto"/>
              <w:rPr>
                <w:sz w:val="20"/>
                <w:szCs w:val="20"/>
              </w:rPr>
            </w:pPr>
            <w:r w:rsidDel="00000000" w:rsidR="00000000" w:rsidRPr="00000000">
              <w:rPr>
                <w:rtl w:val="0"/>
              </w:rPr>
            </w:r>
          </w:p>
        </w:tc>
        <w:tc>
          <w:tcPr/>
          <w:p w:rsidR="00000000" w:rsidDel="00000000" w:rsidP="00000000" w:rsidRDefault="00000000" w:rsidRPr="00000000" w14:paraId="0000031F">
            <w:pPr>
              <w:spacing w:line="276" w:lineRule="auto"/>
              <w:rPr>
                <w:sz w:val="20"/>
                <w:szCs w:val="20"/>
              </w:rPr>
            </w:pPr>
            <w:r w:rsidDel="00000000" w:rsidR="00000000" w:rsidRPr="00000000">
              <w:rPr>
                <w:rtl w:val="0"/>
              </w:rPr>
            </w:r>
          </w:p>
        </w:tc>
        <w:tc>
          <w:tcPr/>
          <w:p w:rsidR="00000000" w:rsidDel="00000000" w:rsidP="00000000" w:rsidRDefault="00000000" w:rsidRPr="00000000" w14:paraId="00000320">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21">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22">
            <w:pPr>
              <w:spacing w:line="276" w:lineRule="auto"/>
              <w:rPr>
                <w:sz w:val="20"/>
                <w:szCs w:val="20"/>
              </w:rPr>
            </w:pPr>
            <w:r w:rsidDel="00000000" w:rsidR="00000000" w:rsidRPr="00000000">
              <w:rPr>
                <w:rtl w:val="0"/>
              </w:rPr>
            </w:r>
          </w:p>
        </w:tc>
        <w:tc>
          <w:tcPr/>
          <w:p w:rsidR="00000000" w:rsidDel="00000000" w:rsidP="00000000" w:rsidRDefault="00000000" w:rsidRPr="00000000" w14:paraId="00000323">
            <w:pPr>
              <w:spacing w:line="276" w:lineRule="auto"/>
              <w:rPr>
                <w:sz w:val="20"/>
                <w:szCs w:val="20"/>
              </w:rPr>
            </w:pPr>
            <w:r w:rsidDel="00000000" w:rsidR="00000000" w:rsidRPr="00000000">
              <w:rPr>
                <w:rtl w:val="0"/>
              </w:rPr>
            </w:r>
          </w:p>
        </w:tc>
        <w:tc>
          <w:tcPr>
            <w:shd w:fill="93cddc" w:val="clear"/>
          </w:tcPr>
          <w:p w:rsidR="00000000" w:rsidDel="00000000" w:rsidP="00000000" w:rsidRDefault="00000000" w:rsidRPr="00000000" w14:paraId="00000324">
            <w:pPr>
              <w:spacing w:line="276" w:lineRule="auto"/>
              <w:rPr>
                <w:sz w:val="20"/>
                <w:szCs w:val="20"/>
              </w:rPr>
            </w:pPr>
            <w:r w:rsidDel="00000000" w:rsidR="00000000" w:rsidRPr="00000000">
              <w:rPr>
                <w:rtl w:val="0"/>
              </w:rPr>
            </w:r>
          </w:p>
        </w:tc>
        <w:tc>
          <w:tcPr>
            <w:shd w:fill="93cddc" w:val="clear"/>
          </w:tcPr>
          <w:p w:rsidR="00000000" w:rsidDel="00000000" w:rsidP="00000000" w:rsidRDefault="00000000" w:rsidRPr="00000000" w14:paraId="00000325">
            <w:pPr>
              <w:spacing w:line="276" w:lineRule="auto"/>
              <w:rPr>
                <w:sz w:val="20"/>
                <w:szCs w:val="20"/>
              </w:rPr>
            </w:pPr>
            <w:r w:rsidDel="00000000" w:rsidR="00000000" w:rsidRPr="00000000">
              <w:rPr>
                <w:rtl w:val="0"/>
              </w:rPr>
            </w:r>
          </w:p>
        </w:tc>
        <w:tc>
          <w:tcPr>
            <w:shd w:fill="93cddc" w:val="clear"/>
          </w:tcPr>
          <w:p w:rsidR="00000000" w:rsidDel="00000000" w:rsidP="00000000" w:rsidRDefault="00000000" w:rsidRPr="00000000" w14:paraId="00000326">
            <w:pPr>
              <w:spacing w:line="276" w:lineRule="auto"/>
              <w:rPr>
                <w:sz w:val="20"/>
                <w:szCs w:val="20"/>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En algunos cronogramas, es posible combinar las actividades que se van a desarrollar en la explotación con eventos externos a la unidad productiva, lo cual es de mucha utilidad cuando se están programando las actividades mensuales o semanales, pues permite prepararse para eventuales contingencias.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Ejemplo de cronograma de actividades con eventos programados</w:t>
      </w:r>
    </w:p>
    <w:tbl>
      <w:tblPr>
        <w:tblStyle w:val="Table16"/>
        <w:tblW w:w="9425.000000000002"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3971"/>
        <w:gridCol w:w="606"/>
        <w:gridCol w:w="606"/>
        <w:gridCol w:w="606"/>
        <w:gridCol w:w="606"/>
        <w:gridCol w:w="606"/>
        <w:gridCol w:w="606"/>
        <w:gridCol w:w="606"/>
        <w:gridCol w:w="606"/>
        <w:gridCol w:w="606"/>
        <w:tblGridChange w:id="0">
          <w:tblGrid>
            <w:gridCol w:w="3971"/>
            <w:gridCol w:w="606"/>
            <w:gridCol w:w="606"/>
            <w:gridCol w:w="606"/>
            <w:gridCol w:w="606"/>
            <w:gridCol w:w="606"/>
            <w:gridCol w:w="606"/>
            <w:gridCol w:w="606"/>
            <w:gridCol w:w="606"/>
            <w:gridCol w:w="606"/>
          </w:tblGrid>
        </w:tblGridChange>
      </w:tblGrid>
      <w:tr>
        <w:trPr>
          <w:cantSplit w:val="0"/>
          <w:trHeight w:val="553" w:hRule="atLeast"/>
          <w:tblHeader w:val="0"/>
        </w:trPr>
        <w:tc>
          <w:tcPr>
            <w:vAlign w:val="center"/>
          </w:tcPr>
          <w:p w:rsidR="00000000" w:rsidDel="00000000" w:rsidP="00000000" w:rsidRDefault="00000000" w:rsidRPr="00000000" w14:paraId="0000032B">
            <w:pPr>
              <w:spacing w:line="276" w:lineRule="auto"/>
              <w:rPr>
                <w:sz w:val="20"/>
                <w:szCs w:val="20"/>
              </w:rPr>
            </w:pPr>
            <w:r w:rsidDel="00000000" w:rsidR="00000000" w:rsidRPr="00000000">
              <w:rPr>
                <w:sz w:val="20"/>
                <w:szCs w:val="20"/>
                <w:rtl w:val="0"/>
              </w:rPr>
              <w:t xml:space="preserve">Actividades</w:t>
            </w:r>
          </w:p>
        </w:tc>
        <w:tc>
          <w:tcPr>
            <w:vAlign w:val="center"/>
          </w:tcPr>
          <w:p w:rsidR="00000000" w:rsidDel="00000000" w:rsidP="00000000" w:rsidRDefault="00000000" w:rsidRPr="00000000" w14:paraId="0000032C">
            <w:pPr>
              <w:spacing w:line="276" w:lineRule="auto"/>
              <w:rPr>
                <w:sz w:val="20"/>
                <w:szCs w:val="20"/>
              </w:rPr>
            </w:pPr>
            <w:r w:rsidDel="00000000" w:rsidR="00000000" w:rsidRPr="00000000">
              <w:rPr>
                <w:sz w:val="20"/>
                <w:szCs w:val="20"/>
                <w:rtl w:val="0"/>
              </w:rPr>
              <w:t xml:space="preserve">Mes 1</w:t>
            </w:r>
          </w:p>
        </w:tc>
        <w:tc>
          <w:tcPr>
            <w:vAlign w:val="center"/>
          </w:tcPr>
          <w:p w:rsidR="00000000" w:rsidDel="00000000" w:rsidP="00000000" w:rsidRDefault="00000000" w:rsidRPr="00000000" w14:paraId="0000032D">
            <w:pPr>
              <w:spacing w:line="276" w:lineRule="auto"/>
              <w:rPr>
                <w:sz w:val="20"/>
                <w:szCs w:val="20"/>
              </w:rPr>
            </w:pPr>
            <w:r w:rsidDel="00000000" w:rsidR="00000000" w:rsidRPr="00000000">
              <w:rPr>
                <w:sz w:val="20"/>
                <w:szCs w:val="20"/>
                <w:rtl w:val="0"/>
              </w:rPr>
              <w:t xml:space="preserve">Mes 2</w:t>
            </w:r>
          </w:p>
        </w:tc>
        <w:tc>
          <w:tcPr>
            <w:vAlign w:val="center"/>
          </w:tcPr>
          <w:p w:rsidR="00000000" w:rsidDel="00000000" w:rsidP="00000000" w:rsidRDefault="00000000" w:rsidRPr="00000000" w14:paraId="0000032E">
            <w:pPr>
              <w:spacing w:line="276" w:lineRule="auto"/>
              <w:rPr>
                <w:sz w:val="20"/>
                <w:szCs w:val="20"/>
              </w:rPr>
            </w:pPr>
            <w:r w:rsidDel="00000000" w:rsidR="00000000" w:rsidRPr="00000000">
              <w:rPr>
                <w:sz w:val="20"/>
                <w:szCs w:val="20"/>
                <w:rtl w:val="0"/>
              </w:rPr>
              <w:t xml:space="preserve">Mes 3</w:t>
            </w:r>
          </w:p>
        </w:tc>
        <w:tc>
          <w:tcPr>
            <w:vAlign w:val="center"/>
          </w:tcPr>
          <w:p w:rsidR="00000000" w:rsidDel="00000000" w:rsidP="00000000" w:rsidRDefault="00000000" w:rsidRPr="00000000" w14:paraId="0000032F">
            <w:pPr>
              <w:spacing w:line="276" w:lineRule="auto"/>
              <w:rPr>
                <w:sz w:val="20"/>
                <w:szCs w:val="20"/>
              </w:rPr>
            </w:pPr>
            <w:r w:rsidDel="00000000" w:rsidR="00000000" w:rsidRPr="00000000">
              <w:rPr>
                <w:sz w:val="20"/>
                <w:szCs w:val="20"/>
                <w:rtl w:val="0"/>
              </w:rPr>
              <w:t xml:space="preserve">Mes 4</w:t>
            </w:r>
          </w:p>
        </w:tc>
        <w:tc>
          <w:tcPr>
            <w:vAlign w:val="center"/>
          </w:tcPr>
          <w:p w:rsidR="00000000" w:rsidDel="00000000" w:rsidP="00000000" w:rsidRDefault="00000000" w:rsidRPr="00000000" w14:paraId="00000330">
            <w:pPr>
              <w:spacing w:line="276" w:lineRule="auto"/>
              <w:rPr>
                <w:sz w:val="20"/>
                <w:szCs w:val="20"/>
              </w:rPr>
            </w:pPr>
            <w:r w:rsidDel="00000000" w:rsidR="00000000" w:rsidRPr="00000000">
              <w:rPr>
                <w:sz w:val="20"/>
                <w:szCs w:val="20"/>
                <w:rtl w:val="0"/>
              </w:rPr>
              <w:t xml:space="preserve">Mes 5</w:t>
            </w:r>
          </w:p>
        </w:tc>
        <w:tc>
          <w:tcPr>
            <w:vAlign w:val="center"/>
          </w:tcPr>
          <w:p w:rsidR="00000000" w:rsidDel="00000000" w:rsidP="00000000" w:rsidRDefault="00000000" w:rsidRPr="00000000" w14:paraId="00000331">
            <w:pPr>
              <w:spacing w:line="276" w:lineRule="auto"/>
              <w:rPr>
                <w:sz w:val="20"/>
                <w:szCs w:val="20"/>
              </w:rPr>
            </w:pPr>
            <w:r w:rsidDel="00000000" w:rsidR="00000000" w:rsidRPr="00000000">
              <w:rPr>
                <w:sz w:val="20"/>
                <w:szCs w:val="20"/>
                <w:rtl w:val="0"/>
              </w:rPr>
              <w:t xml:space="preserve">Mes 6</w:t>
            </w:r>
          </w:p>
        </w:tc>
        <w:tc>
          <w:tcPr>
            <w:vAlign w:val="center"/>
          </w:tcPr>
          <w:p w:rsidR="00000000" w:rsidDel="00000000" w:rsidP="00000000" w:rsidRDefault="00000000" w:rsidRPr="00000000" w14:paraId="00000332">
            <w:pPr>
              <w:spacing w:line="276" w:lineRule="auto"/>
              <w:rPr>
                <w:sz w:val="20"/>
                <w:szCs w:val="20"/>
              </w:rPr>
            </w:pPr>
            <w:r w:rsidDel="00000000" w:rsidR="00000000" w:rsidRPr="00000000">
              <w:rPr>
                <w:sz w:val="20"/>
                <w:szCs w:val="20"/>
                <w:rtl w:val="0"/>
              </w:rPr>
              <w:t xml:space="preserve">Mes 7</w:t>
            </w:r>
          </w:p>
        </w:tc>
        <w:tc>
          <w:tcPr>
            <w:vAlign w:val="center"/>
          </w:tcPr>
          <w:p w:rsidR="00000000" w:rsidDel="00000000" w:rsidP="00000000" w:rsidRDefault="00000000" w:rsidRPr="00000000" w14:paraId="00000333">
            <w:pPr>
              <w:spacing w:line="276" w:lineRule="auto"/>
              <w:rPr>
                <w:sz w:val="20"/>
                <w:szCs w:val="20"/>
              </w:rPr>
            </w:pPr>
            <w:r w:rsidDel="00000000" w:rsidR="00000000" w:rsidRPr="00000000">
              <w:rPr>
                <w:sz w:val="20"/>
                <w:szCs w:val="20"/>
                <w:rtl w:val="0"/>
              </w:rPr>
              <w:t xml:space="preserve">Mes 8</w:t>
            </w:r>
          </w:p>
        </w:tc>
        <w:tc>
          <w:tcPr>
            <w:vAlign w:val="center"/>
          </w:tcPr>
          <w:p w:rsidR="00000000" w:rsidDel="00000000" w:rsidP="00000000" w:rsidRDefault="00000000" w:rsidRPr="00000000" w14:paraId="00000334">
            <w:pPr>
              <w:spacing w:line="276" w:lineRule="auto"/>
              <w:rPr>
                <w:sz w:val="20"/>
                <w:szCs w:val="20"/>
              </w:rPr>
            </w:pPr>
            <w:r w:rsidDel="00000000" w:rsidR="00000000" w:rsidRPr="00000000">
              <w:rPr>
                <w:sz w:val="20"/>
                <w:szCs w:val="20"/>
                <w:rtl w:val="0"/>
              </w:rPr>
              <w:t xml:space="preserve">Mes 9</w:t>
            </w:r>
          </w:p>
        </w:tc>
      </w:tr>
      <w:tr>
        <w:trPr>
          <w:cantSplit w:val="0"/>
          <w:tblHeader w:val="0"/>
        </w:trPr>
        <w:tc>
          <w:tcPr/>
          <w:p w:rsidR="00000000" w:rsidDel="00000000" w:rsidP="00000000" w:rsidRDefault="00000000" w:rsidRPr="00000000" w14:paraId="00000335">
            <w:pPr>
              <w:spacing w:line="276" w:lineRule="auto"/>
              <w:rPr>
                <w:b w:val="0"/>
                <w:sz w:val="20"/>
                <w:szCs w:val="20"/>
              </w:rPr>
            </w:pPr>
            <w:r w:rsidDel="00000000" w:rsidR="00000000" w:rsidRPr="00000000">
              <w:rPr>
                <w:b w:val="0"/>
                <w:sz w:val="20"/>
                <w:szCs w:val="20"/>
                <w:rtl w:val="0"/>
              </w:rPr>
              <w:t xml:space="preserve">Excavación de reservorios</w:t>
            </w:r>
          </w:p>
        </w:tc>
        <w:tc>
          <w:tcPr>
            <w:shd w:fill="ffff00" w:val="clear"/>
          </w:tcPr>
          <w:p w:rsidR="00000000" w:rsidDel="00000000" w:rsidP="00000000" w:rsidRDefault="00000000" w:rsidRPr="00000000" w14:paraId="00000336">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37">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8">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9">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A">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B">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C">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D">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3E">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3F">
            <w:pPr>
              <w:spacing w:line="276" w:lineRule="auto"/>
              <w:rPr>
                <w:b w:val="0"/>
                <w:sz w:val="20"/>
                <w:szCs w:val="20"/>
              </w:rPr>
            </w:pPr>
            <w:r w:rsidDel="00000000" w:rsidR="00000000" w:rsidRPr="00000000">
              <w:rPr>
                <w:b w:val="0"/>
                <w:sz w:val="20"/>
                <w:szCs w:val="20"/>
                <w:rtl w:val="0"/>
              </w:rPr>
              <w:t xml:space="preserve">Adecuación de instalaciones para peces</w:t>
            </w:r>
          </w:p>
        </w:tc>
        <w:tc>
          <w:tcPr>
            <w:shd w:fill="auto" w:val="clear"/>
          </w:tcPr>
          <w:p w:rsidR="00000000" w:rsidDel="00000000" w:rsidP="00000000" w:rsidRDefault="00000000" w:rsidRPr="00000000" w14:paraId="00000340">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1">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42">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3">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4">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5">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6">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7">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8">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49">
            <w:pPr>
              <w:spacing w:line="276" w:lineRule="auto"/>
              <w:rPr>
                <w:b w:val="0"/>
                <w:sz w:val="20"/>
                <w:szCs w:val="20"/>
              </w:rPr>
            </w:pPr>
            <w:r w:rsidDel="00000000" w:rsidR="00000000" w:rsidRPr="00000000">
              <w:rPr>
                <w:b w:val="0"/>
                <w:sz w:val="20"/>
                <w:szCs w:val="20"/>
                <w:rtl w:val="0"/>
              </w:rPr>
              <w:t xml:space="preserve">Siembra de alevinos</w:t>
            </w:r>
          </w:p>
        </w:tc>
        <w:tc>
          <w:tcPr>
            <w:shd w:fill="auto" w:val="clear"/>
          </w:tcPr>
          <w:p w:rsidR="00000000" w:rsidDel="00000000" w:rsidP="00000000" w:rsidRDefault="00000000" w:rsidRPr="00000000" w14:paraId="0000034A">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B">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C">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4D">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E">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4F">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0">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1">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2">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53">
            <w:pPr>
              <w:spacing w:line="276" w:lineRule="auto"/>
              <w:rPr>
                <w:b w:val="0"/>
                <w:sz w:val="20"/>
                <w:szCs w:val="20"/>
              </w:rPr>
            </w:pPr>
            <w:r w:rsidDel="00000000" w:rsidR="00000000" w:rsidRPr="00000000">
              <w:rPr>
                <w:b w:val="0"/>
                <w:sz w:val="20"/>
                <w:szCs w:val="20"/>
                <w:rtl w:val="0"/>
              </w:rPr>
              <w:t xml:space="preserve">Alimentación de peces</w:t>
            </w:r>
          </w:p>
        </w:tc>
        <w:tc>
          <w:tcPr>
            <w:shd w:fill="auto" w:val="clear"/>
          </w:tcPr>
          <w:p w:rsidR="00000000" w:rsidDel="00000000" w:rsidP="00000000" w:rsidRDefault="00000000" w:rsidRPr="00000000" w14:paraId="00000354">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5">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6">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7">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58">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59">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5A">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5B">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5C">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5D">
            <w:pPr>
              <w:spacing w:line="276" w:lineRule="auto"/>
              <w:rPr>
                <w:b w:val="0"/>
                <w:sz w:val="20"/>
                <w:szCs w:val="20"/>
              </w:rPr>
            </w:pPr>
            <w:r w:rsidDel="00000000" w:rsidR="00000000" w:rsidRPr="00000000">
              <w:rPr>
                <w:b w:val="0"/>
                <w:sz w:val="20"/>
                <w:szCs w:val="20"/>
                <w:rtl w:val="0"/>
              </w:rPr>
              <w:t xml:space="preserve">Mantenimiento de estanques</w:t>
            </w:r>
          </w:p>
        </w:tc>
        <w:tc>
          <w:tcPr>
            <w:shd w:fill="auto" w:val="clear"/>
          </w:tcPr>
          <w:p w:rsidR="00000000" w:rsidDel="00000000" w:rsidP="00000000" w:rsidRDefault="00000000" w:rsidRPr="00000000" w14:paraId="0000035E">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5F">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0">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1">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2">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63">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4">
            <w:pPr>
              <w:spacing w:line="276" w:lineRule="auto"/>
              <w:rPr>
                <w:sz w:val="20"/>
                <w:szCs w:val="20"/>
              </w:rPr>
            </w:pPr>
            <w:r w:rsidDel="00000000" w:rsidR="00000000" w:rsidRPr="00000000">
              <w:rPr>
                <w:rtl w:val="0"/>
              </w:rPr>
            </w:r>
          </w:p>
        </w:tc>
        <w:tc>
          <w:tcPr>
            <w:shd w:fill="ffff00" w:val="clear"/>
          </w:tcPr>
          <w:p w:rsidR="00000000" w:rsidDel="00000000" w:rsidP="00000000" w:rsidRDefault="00000000" w:rsidRPr="00000000" w14:paraId="00000365">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6">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67">
            <w:pPr>
              <w:spacing w:line="276" w:lineRule="auto"/>
              <w:rPr>
                <w:b w:val="0"/>
                <w:sz w:val="20"/>
                <w:szCs w:val="20"/>
              </w:rPr>
            </w:pPr>
            <w:r w:rsidDel="00000000" w:rsidR="00000000" w:rsidRPr="00000000">
              <w:rPr>
                <w:b w:val="0"/>
                <w:sz w:val="20"/>
                <w:szCs w:val="20"/>
                <w:rtl w:val="0"/>
              </w:rPr>
              <w:t xml:space="preserve">Fiestas patronales</w:t>
            </w:r>
          </w:p>
        </w:tc>
        <w:tc>
          <w:tcPr>
            <w:shd w:fill="auto" w:val="clear"/>
          </w:tcPr>
          <w:p w:rsidR="00000000" w:rsidDel="00000000" w:rsidP="00000000" w:rsidRDefault="00000000" w:rsidRPr="00000000" w14:paraId="00000368">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9">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A">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B">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C">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D">
            <w:pPr>
              <w:spacing w:line="276" w:lineRule="auto"/>
              <w:rPr>
                <w:sz w:val="20"/>
                <w:szCs w:val="20"/>
              </w:rPr>
            </w:pPr>
            <w:r w:rsidDel="00000000" w:rsidR="00000000" w:rsidRPr="00000000">
              <w:rPr>
                <w:rtl w:val="0"/>
              </w:rPr>
            </w:r>
          </w:p>
        </w:tc>
        <w:tc>
          <w:tcPr>
            <w:shd w:fill="ff0000" w:val="clear"/>
          </w:tcPr>
          <w:p w:rsidR="00000000" w:rsidDel="00000000" w:rsidP="00000000" w:rsidRDefault="00000000" w:rsidRPr="00000000" w14:paraId="0000036E">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6F">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0">
            <w:pPr>
              <w:spacing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71">
            <w:pPr>
              <w:spacing w:line="276" w:lineRule="auto"/>
              <w:rPr>
                <w:b w:val="0"/>
                <w:sz w:val="20"/>
                <w:szCs w:val="20"/>
              </w:rPr>
            </w:pPr>
            <w:r w:rsidDel="00000000" w:rsidR="00000000" w:rsidRPr="00000000">
              <w:rPr>
                <w:b w:val="0"/>
                <w:sz w:val="20"/>
                <w:szCs w:val="20"/>
                <w:rtl w:val="0"/>
              </w:rPr>
              <w:t xml:space="preserve">Inicio de temporada seca</w:t>
            </w:r>
          </w:p>
        </w:tc>
        <w:tc>
          <w:tcPr>
            <w:shd w:fill="auto" w:val="clear"/>
          </w:tcPr>
          <w:p w:rsidR="00000000" w:rsidDel="00000000" w:rsidP="00000000" w:rsidRDefault="00000000" w:rsidRPr="00000000" w14:paraId="00000372">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3">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4">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5">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6">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7">
            <w:pPr>
              <w:spacing w:line="276" w:lineRule="auto"/>
              <w:rPr>
                <w:sz w:val="20"/>
                <w:szCs w:val="20"/>
              </w:rPr>
            </w:pPr>
            <w:r w:rsidDel="00000000" w:rsidR="00000000" w:rsidRPr="00000000">
              <w:rPr>
                <w:rtl w:val="0"/>
              </w:rPr>
            </w:r>
          </w:p>
        </w:tc>
        <w:tc>
          <w:tcPr>
            <w:shd w:fill="ff0000" w:val="clear"/>
          </w:tcPr>
          <w:p w:rsidR="00000000" w:rsidDel="00000000" w:rsidP="00000000" w:rsidRDefault="00000000" w:rsidRPr="00000000" w14:paraId="00000378">
            <w:pPr>
              <w:spacing w:line="276" w:lineRule="auto"/>
              <w:rPr>
                <w:sz w:val="20"/>
                <w:szCs w:val="20"/>
              </w:rPr>
            </w:pPr>
            <w:r w:rsidDel="00000000" w:rsidR="00000000" w:rsidRPr="00000000">
              <w:rPr>
                <w:rtl w:val="0"/>
              </w:rPr>
            </w:r>
          </w:p>
        </w:tc>
        <w:tc>
          <w:tcPr>
            <w:shd w:fill="ff0000" w:val="clear"/>
          </w:tcPr>
          <w:p w:rsidR="00000000" w:rsidDel="00000000" w:rsidP="00000000" w:rsidRDefault="00000000" w:rsidRPr="00000000" w14:paraId="00000379">
            <w:pPr>
              <w:spacing w:line="276"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37A">
            <w:pPr>
              <w:spacing w:line="276" w:lineRule="auto"/>
              <w:rPr>
                <w:sz w:val="20"/>
                <w:szCs w:val="20"/>
              </w:rPr>
            </w:pPr>
            <w:r w:rsidDel="00000000" w:rsidR="00000000" w:rsidRPr="00000000">
              <w:rPr>
                <w:rtl w:val="0"/>
              </w:rPr>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Si bien en la explotación pecuaria se cuenta con un cronograma de actividades que indica los tiempos en los cuales se desarrollarán las actividades, es importante hacer una buena gestión de contingencias. Una contingencia es una situación fuera de lo común, que puede presentarse o no, con la capacidad de alterar el normal funcionamiento de la unidad pecuaria. Las contingencias no son evitables, pero sus impactos sí se pueden minimizar. </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sdt>
        <w:sdtPr>
          <w:tag w:val="goog_rdk_44"/>
        </w:sdtPr>
        <w:sdtContent>
          <w:commentRangeStart w:id="3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351270" cy="735330"/>
                <wp:effectExtent b="0" l="0" r="0" t="0"/>
                <wp:wrapTopAndBottom distB="0" distT="0"/>
                <wp:docPr id="618" name=""/>
                <a:graphic>
                  <a:graphicData uri="http://schemas.microsoft.com/office/word/2010/wordprocessingShape">
                    <wps:wsp>
                      <wps:cNvSpPr/>
                      <wps:cNvPr id="6" name="Shape 6"/>
                      <wps:spPr>
                        <a:xfrm>
                          <a:off x="2189415" y="3431239"/>
                          <a:ext cx="6313170" cy="697523"/>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DI_CF001_4B_Manejo_Contingencias_Infografía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351270" cy="735330"/>
                <wp:effectExtent b="0" l="0" r="0" t="0"/>
                <wp:wrapTopAndBottom distB="0" distT="0"/>
                <wp:docPr id="618" name="image8.png"/>
                <a:graphic>
                  <a:graphicData uri="http://schemas.openxmlformats.org/drawingml/2006/picture">
                    <pic:pic>
                      <pic:nvPicPr>
                        <pic:cNvPr id="0" name="image8.png"/>
                        <pic:cNvPicPr preferRelativeResize="0"/>
                      </pic:nvPicPr>
                      <pic:blipFill>
                        <a:blip r:embed="rId56"/>
                        <a:srcRect/>
                        <a:stretch>
                          <a:fillRect/>
                        </a:stretch>
                      </pic:blipFill>
                      <pic:spPr>
                        <a:xfrm>
                          <a:off x="0" y="0"/>
                          <a:ext cx="6351270" cy="735330"/>
                        </a:xfrm>
                        <a:prstGeom prst="rect"/>
                        <a:ln/>
                      </pic:spPr>
                    </pic:pic>
                  </a:graphicData>
                </a:graphic>
              </wp:anchor>
            </w:drawing>
          </mc:Fallback>
        </mc:AlternateConten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7"/>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rtl w:val="0"/>
        </w:rPr>
        <w:t xml:space="preserve">Mantenimiento de equipos e instalaciones</w:t>
      </w: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El mantenimiento de los equipos y de las instalaciones de la unidad productiva pecuaria es necesario para asegurar su durabilidad y buen funcionamiento. Para el desarrollo de estas actividades, es necesario establecer protocolos en los cuales se definen la periodicidad de las actividades de mantenimiento y limpieza, los procedimientos para la utilización y almacenamiento de los equipos, el tipo de aseo y limpieza que se debe hacer, la clase de productos de limpieza a emplear y la identificación de las señales de deterioro de estos elementos. </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1"/>
          <w:numId w:val="7"/>
        </w:numPr>
        <w:pBdr>
          <w:top w:space="0" w:sz="0" w:val="nil"/>
          <w:left w:space="0" w:sz="0" w:val="nil"/>
          <w:bottom w:space="0" w:sz="0" w:val="nil"/>
          <w:right w:space="0" w:sz="0" w:val="nil"/>
          <w:between w:space="0" w:sz="0" w:val="nil"/>
        </w:pBdr>
        <w:ind w:left="426" w:hanging="360"/>
        <w:rPr>
          <w:b w:val="1"/>
        </w:rPr>
      </w:pPr>
      <w:r w:rsidDel="00000000" w:rsidR="00000000" w:rsidRPr="00000000">
        <w:rPr>
          <w:b w:val="1"/>
          <w:color w:val="000000"/>
          <w:rtl w:val="0"/>
        </w:rPr>
        <w:t xml:space="preserve">Manuales de operación de equipos</w:t>
      </w: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Para la utilización de los equipos es importante seguir las recomendaciones del fabricante y asegurarse de cumplir todas y cada una de ellas, pues es una de las formas de asegurar su durabilidad y buen uso. Estas recomendaciones están consignadas en los manuales de operación, por lo que es necesario tenerlos siempre disponibles. Igualmente, para evitar daños es importante establecer protocolos para el uso de estos elementos y realizar jornadas de inducción y de capacitación al personal para su operación.</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Los manuales de operación de equipos, generalmente se componen de las siguientes partes:</w:t>
      </w:r>
    </w:p>
    <w:p w:rsidR="00000000" w:rsidDel="00000000" w:rsidP="00000000" w:rsidRDefault="00000000" w:rsidRPr="00000000" w14:paraId="0000038B">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Una tabla de contenido donde se especifican los ítems que se tratan en el manual. </w:t>
      </w:r>
      <w:r w:rsidDel="00000000" w:rsidR="00000000" w:rsidRPr="00000000">
        <w:rPr>
          <w:rtl w:val="0"/>
        </w:rPr>
      </w:r>
    </w:p>
    <w:p w:rsidR="00000000" w:rsidDel="00000000" w:rsidP="00000000" w:rsidRDefault="00000000" w:rsidRPr="00000000" w14:paraId="0000038C">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Un glosario en el cual se definen conceptos técnicos que no se manejan frecuentemente. </w:t>
      </w:r>
      <w:r w:rsidDel="00000000" w:rsidR="00000000" w:rsidRPr="00000000">
        <w:rPr>
          <w:rtl w:val="0"/>
        </w:rPr>
      </w:r>
    </w:p>
    <w:p w:rsidR="00000000" w:rsidDel="00000000" w:rsidP="00000000" w:rsidRDefault="00000000" w:rsidRPr="00000000" w14:paraId="0000038D">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Una descripción de los componentes del equipo, sus funciones y ubicación. </w:t>
      </w:r>
      <w:r w:rsidDel="00000000" w:rsidR="00000000" w:rsidRPr="00000000">
        <w:rPr>
          <w:rtl w:val="0"/>
        </w:rPr>
      </w:r>
    </w:p>
    <w:p w:rsidR="00000000" w:rsidDel="00000000" w:rsidP="00000000" w:rsidRDefault="00000000" w:rsidRPr="00000000" w14:paraId="0000038E">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Planos detallados de los componentes del equipo. </w:t>
      </w:r>
      <w:r w:rsidDel="00000000" w:rsidR="00000000" w:rsidRPr="00000000">
        <w:rPr>
          <w:rtl w:val="0"/>
        </w:rPr>
      </w:r>
    </w:p>
    <w:p w:rsidR="00000000" w:rsidDel="00000000" w:rsidP="00000000" w:rsidRDefault="00000000" w:rsidRPr="00000000" w14:paraId="0000038F">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Recomendaciones generales para poner en funcionamiento el equipo. </w:t>
      </w:r>
      <w:r w:rsidDel="00000000" w:rsidR="00000000" w:rsidRPr="00000000">
        <w:rPr>
          <w:rtl w:val="0"/>
        </w:rPr>
      </w:r>
    </w:p>
    <w:p w:rsidR="00000000" w:rsidDel="00000000" w:rsidP="00000000" w:rsidRDefault="00000000" w:rsidRPr="00000000" w14:paraId="00000390">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Un listado de las fallas más frecuentes que se presentan durante la operación y sus posibles causas. </w:t>
      </w:r>
      <w:r w:rsidDel="00000000" w:rsidR="00000000" w:rsidRPr="00000000">
        <w:rPr>
          <w:rtl w:val="0"/>
        </w:rPr>
      </w:r>
    </w:p>
    <w:p w:rsidR="00000000" w:rsidDel="00000000" w:rsidP="00000000" w:rsidRDefault="00000000" w:rsidRPr="00000000" w14:paraId="00000391">
      <w:pPr>
        <w:numPr>
          <w:ilvl w:val="0"/>
          <w:numId w:val="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Un aparte con las generalidades relacionadas con el mantenimiento del equipo, como cambio de baterías, reemplazo de partes, cuidados en el almacenamiento, aseo y limpieza. </w: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ind w:left="426" w:firstLine="0"/>
        <w:rPr>
          <w:color w:val="000000"/>
        </w:rPr>
      </w:pPr>
      <w:r w:rsidDel="00000000" w:rsidR="00000000" w:rsidRPr="00000000">
        <w:rPr>
          <w:rtl w:val="0"/>
        </w:rPr>
      </w:r>
    </w:p>
    <w:p w:rsidR="00000000" w:rsidDel="00000000" w:rsidP="00000000" w:rsidRDefault="00000000" w:rsidRPr="00000000" w14:paraId="0000039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Protocolos de mantenimiento de equipos e instalaciones</w:t>
      </w:r>
      <w:r w:rsidDel="00000000" w:rsidR="00000000" w:rsidRPr="00000000">
        <w:rPr>
          <w:rtl w:val="0"/>
        </w:rPr>
      </w:r>
    </w:p>
    <w:p w:rsidR="00000000" w:rsidDel="00000000" w:rsidP="00000000" w:rsidRDefault="00000000" w:rsidRPr="00000000" w14:paraId="00000397">
      <w:pPr>
        <w:rPr>
          <w:color w:val="000000"/>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verán los protocolos mantenimiento de equipos</w:t>
      </w:r>
      <w:sdt>
        <w:sdtPr>
          <w:tag w:val="goog_rdk_45"/>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commentRangeEnd w:id="36"/>
      <w:r w:rsidDel="00000000" w:rsidR="00000000" w:rsidRPr="00000000">
        <w:commentReference w:id="36"/>
      </w:r>
      <w:sdt>
        <w:sdtPr>
          <w:tag w:val="goog_rdk_46"/>
        </w:sdtPr>
        <w:sdtContent>
          <w:commentRangeStart w:id="3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6451600" cy="864235"/>
                <wp:effectExtent b="0" l="0" r="0" t="0"/>
                <wp:wrapTopAndBottom distB="0" distT="0"/>
                <wp:docPr id="619" name=""/>
                <a:graphic>
                  <a:graphicData uri="http://schemas.microsoft.com/office/word/2010/wordprocessingShape">
                    <wps:wsp>
                      <wps:cNvSpPr/>
                      <wps:cNvPr id="7" name="Shape 7"/>
                      <wps:spPr>
                        <a:xfrm>
                          <a:off x="2139250" y="3366933"/>
                          <a:ext cx="6413500" cy="8261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CF001_5A_Mantenimiento_equipos_instalaciones_Video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6451600" cy="864235"/>
                <wp:effectExtent b="0" l="0" r="0" t="0"/>
                <wp:wrapTopAndBottom distB="0" distT="0"/>
                <wp:docPr id="619" name="image9.png"/>
                <a:graphic>
                  <a:graphicData uri="http://schemas.openxmlformats.org/drawingml/2006/picture">
                    <pic:pic>
                      <pic:nvPicPr>
                        <pic:cNvPr id="0" name="image9.png"/>
                        <pic:cNvPicPr preferRelativeResize="0"/>
                      </pic:nvPicPr>
                      <pic:blipFill>
                        <a:blip r:embed="rId57"/>
                        <a:srcRect/>
                        <a:stretch>
                          <a:fillRect/>
                        </a:stretch>
                      </pic:blipFill>
                      <pic:spPr>
                        <a:xfrm>
                          <a:off x="0" y="0"/>
                          <a:ext cx="6451600" cy="864235"/>
                        </a:xfrm>
                        <a:prstGeom prst="rect"/>
                        <a:ln/>
                      </pic:spPr>
                    </pic:pic>
                  </a:graphicData>
                </a:graphic>
              </wp:anchor>
            </w:drawing>
          </mc:Fallback>
        </mc:AlternateConten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color w:val="000000"/>
          <w:rtl w:val="0"/>
        </w:rPr>
        <w:t xml:space="preserve">5.3 Protocolos de desinfección</w:t>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Una de las formas de asegurar el cumplimiento de las normas de bioseguridad al interior de la explotación pecuaria, es vigilando los protocolos de desinfección, tanto de equipos como de instalaciones. A continuación, se presentan los principales aspectos que se deben considerar para el diseño e implementación de protocolos de desinfección en las explotaciones pecuarias. </w:t>
      </w:r>
    </w:p>
    <w:p w:rsidR="00000000" w:rsidDel="00000000" w:rsidP="00000000" w:rsidRDefault="00000000" w:rsidRPr="00000000" w14:paraId="000003A1">
      <w:pPr>
        <w:rPr/>
      </w:pPr>
      <w:sdt>
        <w:sdtPr>
          <w:tag w:val="goog_rdk_47"/>
        </w:sdtPr>
        <w:sdtContent>
          <w:commentRangeStart w:id="3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127000</wp:posOffset>
                </wp:positionV>
                <wp:extent cx="6642100" cy="764540"/>
                <wp:effectExtent b="0" l="0" r="0" t="0"/>
                <wp:wrapTopAndBottom distB="0" distT="0"/>
                <wp:docPr id="620" name=""/>
                <a:graphic>
                  <a:graphicData uri="http://schemas.microsoft.com/office/word/2010/wordprocessingShape">
                    <wps:wsp>
                      <wps:cNvSpPr/>
                      <wps:cNvPr id="8" name="Shape 8"/>
                      <wps:spPr>
                        <a:xfrm>
                          <a:off x="2044000" y="3416780"/>
                          <a:ext cx="6604000" cy="72644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CF001_5C_Pasos_procesos_limpieza_desinfección_Tarjetas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127000</wp:posOffset>
                </wp:positionV>
                <wp:extent cx="6642100" cy="764540"/>
                <wp:effectExtent b="0" l="0" r="0" t="0"/>
                <wp:wrapTopAndBottom distB="0" distT="0"/>
                <wp:docPr id="620" name="image10.png"/>
                <a:graphic>
                  <a:graphicData uri="http://schemas.openxmlformats.org/drawingml/2006/picture">
                    <pic:pic>
                      <pic:nvPicPr>
                        <pic:cNvPr id="0" name="image10.png"/>
                        <pic:cNvPicPr preferRelativeResize="0"/>
                      </pic:nvPicPr>
                      <pic:blipFill>
                        <a:blip r:embed="rId58"/>
                        <a:srcRect/>
                        <a:stretch>
                          <a:fillRect/>
                        </a:stretch>
                      </pic:blipFill>
                      <pic:spPr>
                        <a:xfrm>
                          <a:off x="0" y="0"/>
                          <a:ext cx="6642100" cy="764540"/>
                        </a:xfrm>
                        <a:prstGeom prst="rect"/>
                        <a:ln/>
                      </pic:spPr>
                    </pic:pic>
                  </a:graphicData>
                </a:graphic>
              </wp:anchor>
            </w:drawing>
          </mc:Fallback>
        </mc:AlternateConten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A4">
      <w:pPr>
        <w:rPr>
          <w:b w:val="1"/>
        </w:rPr>
      </w:pPr>
      <w:r w:rsidDel="00000000" w:rsidR="00000000" w:rsidRPr="00000000">
        <w:rPr>
          <w:b w:val="1"/>
          <w:rtl w:val="0"/>
        </w:rPr>
        <w:t xml:space="preserve">Detergentes y desinfectantes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Los detergentes facilitan la remoción de las partículas de suciedad, por lo que son recomendados en todos los procesos de limpieza y desinfecci</w:t>
      </w:r>
      <w:sdt>
        <w:sdtPr>
          <w:tag w:val="goog_rdk_48"/>
        </w:sdtPr>
        <w:sdtContent>
          <w:commentRangeStart w:id="39"/>
        </w:sdtContent>
      </w:sdt>
      <w:r w:rsidDel="00000000" w:rsidR="00000000" w:rsidRPr="00000000">
        <w:rPr>
          <w:rtl w:val="0"/>
        </w:rPr>
        <w:t xml:space="preserve">ón. </w:t>
      </w:r>
    </w:p>
    <w:p w:rsidR="00000000" w:rsidDel="00000000" w:rsidP="00000000" w:rsidRDefault="00000000" w:rsidRPr="00000000" w14:paraId="000003A7">
      <w:pPr>
        <w:rPr/>
      </w:pPr>
      <w:commentRangeEnd w:id="39"/>
      <w:r w:rsidDel="00000000" w:rsidR="00000000" w:rsidRPr="00000000">
        <w:commentReference w:id="3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127000</wp:posOffset>
                </wp:positionV>
                <wp:extent cx="6635750" cy="711835"/>
                <wp:effectExtent b="0" l="0" r="0" t="0"/>
                <wp:wrapTopAndBottom distB="0" distT="0"/>
                <wp:docPr id="642" name=""/>
                <a:graphic>
                  <a:graphicData uri="http://schemas.microsoft.com/office/word/2010/wordprocessingShape">
                    <wps:wsp>
                      <wps:cNvSpPr/>
                      <wps:cNvPr id="168" name="Shape 168"/>
                      <wps:spPr>
                        <a:xfrm>
                          <a:off x="2047175" y="3443133"/>
                          <a:ext cx="6597650" cy="6737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DI_ CF001_5D_Detergentes_desinfectantes _Video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127000</wp:posOffset>
                </wp:positionV>
                <wp:extent cx="6635750" cy="711835"/>
                <wp:effectExtent b="0" l="0" r="0" t="0"/>
                <wp:wrapTopAndBottom distB="0" distT="0"/>
                <wp:docPr id="642" name="image56.png"/>
                <a:graphic>
                  <a:graphicData uri="http://schemas.openxmlformats.org/drawingml/2006/picture">
                    <pic:pic>
                      <pic:nvPicPr>
                        <pic:cNvPr id="0" name="image56.png"/>
                        <pic:cNvPicPr preferRelativeResize="0"/>
                      </pic:nvPicPr>
                      <pic:blipFill>
                        <a:blip r:embed="rId59"/>
                        <a:srcRect/>
                        <a:stretch>
                          <a:fillRect/>
                        </a:stretch>
                      </pic:blipFill>
                      <pic:spPr>
                        <a:xfrm>
                          <a:off x="0" y="0"/>
                          <a:ext cx="6635750" cy="711835"/>
                        </a:xfrm>
                        <a:prstGeom prst="rect"/>
                        <a:ln/>
                      </pic:spPr>
                    </pic:pic>
                  </a:graphicData>
                </a:graphic>
              </wp:anchor>
            </w:drawing>
          </mc:Fallback>
        </mc:AlternateConten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b w:val="1"/>
        </w:rPr>
      </w:pPr>
      <w:r w:rsidDel="00000000" w:rsidR="00000000" w:rsidRPr="00000000">
        <w:rPr>
          <w:b w:val="1"/>
          <w:rtl w:val="0"/>
        </w:rPr>
        <w:t xml:space="preserve">5.4.</w:t>
        <w:tab/>
        <w:t xml:space="preserve">Manejo seguro de residuos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Para el almacenamiento de estas sustancias desinfectantes y de los detergentes, es importante tener en cuenta las siguientes recomendaciones, debido a que son sustancias peligrosas que pueden llegar a causar daños a la salud de las personas o los animales, si no se toman las debidas precauciones.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b w:val="1"/>
        </w:rPr>
      </w:pPr>
      <w:r w:rsidDel="00000000" w:rsidR="00000000" w:rsidRPr="00000000">
        <w:rPr>
          <w:b w:val="1"/>
          <w:rtl w:val="0"/>
        </w:rPr>
        <w:t xml:space="preserve">Recomendaciones para almacenamiento de sustancias peligrosas</w:t>
      </w:r>
    </w:p>
    <w:p w:rsidR="00000000" w:rsidDel="00000000" w:rsidP="00000000" w:rsidRDefault="00000000" w:rsidRPr="00000000" w14:paraId="000003AF">
      <w:pPr>
        <w:rPr/>
      </w:pPr>
      <w:r w:rsidDel="00000000" w:rsidR="00000000" w:rsidRPr="00000000">
        <w:rPr/>
        <mc:AlternateContent>
          <mc:Choice Requires="wpg">
            <w:drawing>
              <wp:inline distB="0" distT="0" distL="0" distR="0">
                <wp:extent cx="6412523" cy="3581400"/>
                <wp:effectExtent b="0" l="0" r="0" t="0"/>
                <wp:docPr id="621" name=""/>
                <a:graphic>
                  <a:graphicData uri="http://schemas.microsoft.com/office/word/2010/wordprocessingGroup">
                    <wpg:wgp>
                      <wpg:cNvGrpSpPr/>
                      <wpg:grpSpPr>
                        <a:xfrm>
                          <a:off x="2139739" y="1989300"/>
                          <a:ext cx="6412523" cy="3581400"/>
                          <a:chOff x="2139739" y="1989300"/>
                          <a:chExt cx="6412523" cy="3581400"/>
                        </a:xfrm>
                      </wpg:grpSpPr>
                      <wpg:grpSp>
                        <wpg:cNvGrpSpPr/>
                        <wpg:grpSpPr>
                          <a:xfrm>
                            <a:off x="2139739" y="1989300"/>
                            <a:ext cx="6412523" cy="3581400"/>
                            <a:chOff x="2139739" y="1989300"/>
                            <a:chExt cx="6412523" cy="3581400"/>
                          </a:xfrm>
                        </wpg:grpSpPr>
                        <wps:wsp>
                          <wps:cNvSpPr/>
                          <wps:cNvPr id="10" name="Shape 10"/>
                          <wps:spPr>
                            <a:xfrm>
                              <a:off x="2139739" y="1989300"/>
                              <a:ext cx="6412500" cy="358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39739" y="1989300"/>
                              <a:ext cx="6412523" cy="3581400"/>
                              <a:chOff x="2139739" y="1989300"/>
                              <a:chExt cx="6412523" cy="3581400"/>
                            </a:xfrm>
                          </wpg:grpSpPr>
                          <wps:wsp>
                            <wps:cNvSpPr/>
                            <wps:cNvPr id="12" name="Shape 12"/>
                            <wps:spPr>
                              <a:xfrm>
                                <a:off x="2139739" y="1989300"/>
                                <a:ext cx="6412500" cy="358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39739" y="1989300"/>
                                <a:ext cx="6412523" cy="3581400"/>
                                <a:chOff x="-3617274" y="-555868"/>
                                <a:chExt cx="8656001" cy="4312137"/>
                              </a:xfrm>
                            </wpg:grpSpPr>
                            <wps:wsp>
                              <wps:cNvSpPr/>
                              <wps:cNvPr id="14" name="Shape 14"/>
                              <wps:spPr>
                                <a:xfrm>
                                  <a:off x="-3617274" y="-555868"/>
                                  <a:ext cx="8656000" cy="43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74" y="-555868"/>
                                  <a:ext cx="8656001" cy="4312137"/>
                                  <a:chOff x="-3617274" y="-555868"/>
                                  <a:chExt cx="8656001" cy="4312137"/>
                                </a:xfrm>
                              </wpg:grpSpPr>
                              <wps:wsp>
                                <wps:cNvSpPr/>
                                <wps:cNvPr id="16" name="Shape 16"/>
                                <wps:spPr>
                                  <a:xfrm>
                                    <a:off x="-1868773" y="-277192"/>
                                    <a:ext cx="6907500" cy="34775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617274" y="-555868"/>
                                    <a:ext cx="4312137" cy="4312137"/>
                                  </a:xfrm>
                                  <a:prstGeom prst="blockArc">
                                    <a:avLst>
                                      <a:gd fmla="val 18900000" name="adj1"/>
                                      <a:gd fmla="val 2700000" name="adj2"/>
                                      <a:gd fmla="val 501"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4736" y="199960"/>
                                    <a:ext cx="4692441" cy="40017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4736" y="199960"/>
                                    <a:ext cx="4692442" cy="400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Almacenamiento bajo llave en un lugar destinado únicamente para este tipo de sustancias. </w:t>
                                      </w:r>
                                    </w:p>
                                  </w:txbxContent>
                                </wps:txbx>
                                <wps:bodyPr anchorCtr="0" anchor="ctr" bIns="22850" lIns="317625" spcFirstLastPara="1" rIns="22850" wrap="square" tIns="22850">
                                  <a:noAutofit/>
                                </wps:bodyPr>
                              </wps:wsp>
                              <wps:wsp>
                                <wps:cNvSpPr/>
                                <wps:cNvPr id="20" name="Shape 20"/>
                                <wps:spPr>
                                  <a:xfrm>
                                    <a:off x="54625" y="149938"/>
                                    <a:ext cx="500222" cy="500222"/>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91492" y="800035"/>
                                    <a:ext cx="4405685" cy="40017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91492" y="800035"/>
                                    <a:ext cx="4405685" cy="400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Rotulado de los recipientes en los que se guardan los desinfectantes y los detergentes. </w:t>
                                      </w:r>
                                    </w:p>
                                  </w:txbxContent>
                                </wps:txbx>
                                <wps:bodyPr anchorCtr="0" anchor="ctr" bIns="22850" lIns="317625" spcFirstLastPara="1" rIns="22850" wrap="square" tIns="22850">
                                  <a:noAutofit/>
                                </wps:bodyPr>
                              </wps:wsp>
                              <wps:wsp>
                                <wps:cNvSpPr/>
                                <wps:cNvPr id="23" name="Shape 23"/>
                                <wps:spPr>
                                  <a:xfrm>
                                    <a:off x="341380" y="750013"/>
                                    <a:ext cx="500222" cy="500222"/>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679503" y="1400110"/>
                                    <a:ext cx="4317674" cy="40017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679503" y="1400110"/>
                                    <a:ext cx="4317674" cy="400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Señalización de las áreas en las que se almacenan este tipo de productos. </w:t>
                                      </w:r>
                                    </w:p>
                                  </w:txbxContent>
                                </wps:txbx>
                                <wps:bodyPr anchorCtr="0" anchor="ctr" bIns="22850" lIns="317625" spcFirstLastPara="1" rIns="22850" wrap="square" tIns="22850">
                                  <a:noAutofit/>
                                </wps:bodyPr>
                              </wps:wsp>
                              <wps:wsp>
                                <wps:cNvSpPr/>
                                <wps:cNvPr id="26" name="Shape 26"/>
                                <wps:spPr>
                                  <a:xfrm>
                                    <a:off x="429391" y="1350088"/>
                                    <a:ext cx="500222" cy="500222"/>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91492" y="2000185"/>
                                    <a:ext cx="4405685" cy="400178"/>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591300" y="2000184"/>
                                    <a:ext cx="4405686" cy="55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Conservar las hojas de seguridad de estos elementos para saber cómo actuar en caso de emergencia. </w:t>
                                      </w:r>
                                    </w:p>
                                  </w:txbxContent>
                                </wps:txbx>
                                <wps:bodyPr anchorCtr="0" anchor="ctr" bIns="22850" lIns="317625" spcFirstLastPara="1" rIns="22850" wrap="square" tIns="22850">
                                  <a:noAutofit/>
                                </wps:bodyPr>
                              </wps:wsp>
                              <wps:wsp>
                                <wps:cNvSpPr/>
                                <wps:cNvPr id="29" name="Shape 29"/>
                                <wps:spPr>
                                  <a:xfrm>
                                    <a:off x="341380" y="1950163"/>
                                    <a:ext cx="500222" cy="500222"/>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4736" y="2600260"/>
                                    <a:ext cx="4692441" cy="400178"/>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04736" y="2600260"/>
                                    <a:ext cx="4692441" cy="4001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Mantener la bodega en buenas condiciones de ventilación, humedad e iluminación. </w:t>
                                      </w:r>
                                    </w:p>
                                  </w:txbxContent>
                                </wps:txbx>
                                <wps:bodyPr anchorCtr="0" anchor="ctr" bIns="22850" lIns="317625" spcFirstLastPara="1" rIns="22850" wrap="square" tIns="22850">
                                  <a:noAutofit/>
                                </wps:bodyPr>
                              </wps:wsp>
                              <wps:wsp>
                                <wps:cNvSpPr/>
                                <wps:cNvPr id="32" name="Shape 32"/>
                                <wps:spPr>
                                  <a:xfrm>
                                    <a:off x="54625" y="2550238"/>
                                    <a:ext cx="500222" cy="500222"/>
                                  </a:xfrm>
                                  <a:prstGeom prst="ellipse">
                                    <a:avLst/>
                                  </a:prstGeom>
                                  <a:solidFill>
                                    <a:schemeClr val="lt1"/>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6412523" cy="3581400"/>
                <wp:effectExtent b="0" l="0" r="0" t="0"/>
                <wp:docPr id="621" name="image11.png"/>
                <a:graphic>
                  <a:graphicData uri="http://schemas.openxmlformats.org/drawingml/2006/picture">
                    <pic:pic>
                      <pic:nvPicPr>
                        <pic:cNvPr id="0" name="image11.png"/>
                        <pic:cNvPicPr preferRelativeResize="0"/>
                      </pic:nvPicPr>
                      <pic:blipFill>
                        <a:blip r:embed="rId60"/>
                        <a:srcRect/>
                        <a:stretch>
                          <a:fillRect/>
                        </a:stretch>
                      </pic:blipFill>
                      <pic:spPr>
                        <a:xfrm>
                          <a:off x="0" y="0"/>
                          <a:ext cx="6412523" cy="358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Como en todas las actividades humanas, las explotaciones pecuarias también son generadoras de residuos de toda índole, y cuando no reciben un manejo apropiado terminan convirtiéndose en foco de contaminación y de proliferación de especies indeseadas. </w:t>
      </w:r>
    </w:p>
    <w:p w:rsidR="00000000" w:rsidDel="00000000" w:rsidP="00000000" w:rsidRDefault="00000000" w:rsidRPr="00000000" w14:paraId="000003B1">
      <w:pPr>
        <w:rPr/>
      </w:pPr>
      <w:r w:rsidDel="00000000" w:rsidR="00000000" w:rsidRPr="00000000">
        <w:rPr>
          <w:rtl w:val="0"/>
        </w:rPr>
        <w:t xml:space="preserve">     </w:t>
      </w:r>
      <w:sdt>
        <w:sdtPr>
          <w:tag w:val="goog_rdk_49"/>
        </w:sdtPr>
        <w:sdtContent>
          <w:commentRangeStart w:id="40"/>
        </w:sdtContent>
      </w:sdt>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223520</wp:posOffset>
                </wp:positionV>
                <wp:extent cx="6483350" cy="1224280"/>
                <wp:effectExtent b="0" l="0" r="0" t="0"/>
                <wp:wrapSquare wrapText="bothSides" distB="45720" distT="45720" distL="114300" distR="114300"/>
                <wp:docPr id="643" name=""/>
                <a:graphic>
                  <a:graphicData uri="http://schemas.microsoft.com/office/word/2010/wordprocessingShape">
                    <wps:wsp>
                      <wps:cNvSpPr/>
                      <wps:cNvPr id="169" name="Shape 169"/>
                      <wps:spPr>
                        <a:xfrm>
                          <a:off x="2118613" y="3182123"/>
                          <a:ext cx="6454775" cy="1195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1440" w:right="0" w:firstLine="396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Manejo seguro de residuos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Para lograr una eficiente gestión de los residuos sólidos, es necesario, en primer lugar, diferenciarlos unos de otros, de acuerdo con los parámetros de clasificación existentes. En segunda instancia, es imperativo definir el sistema o los sistemas a emplear para hacer una gestión integral de los residuos, de manera que los impactos que estos puedan generar no trasciendan de la unidad productiva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223520</wp:posOffset>
                </wp:positionV>
                <wp:extent cx="6483350" cy="1224280"/>
                <wp:effectExtent b="0" l="0" r="0" t="0"/>
                <wp:wrapSquare wrapText="bothSides" distB="45720" distT="45720" distL="114300" distR="114300"/>
                <wp:docPr id="643" name="image57.png"/>
                <a:graphic>
                  <a:graphicData uri="http://schemas.openxmlformats.org/drawingml/2006/picture">
                    <pic:pic>
                      <pic:nvPicPr>
                        <pic:cNvPr id="0" name="image57.png"/>
                        <pic:cNvPicPr preferRelativeResize="0"/>
                      </pic:nvPicPr>
                      <pic:blipFill>
                        <a:blip r:embed="rId61"/>
                        <a:srcRect/>
                        <a:stretch>
                          <a:fillRect/>
                        </a:stretch>
                      </pic:blipFill>
                      <pic:spPr>
                        <a:xfrm>
                          <a:off x="0" y="0"/>
                          <a:ext cx="6483350" cy="1224280"/>
                        </a:xfrm>
                        <a:prstGeom prst="rect"/>
                        <a:ln/>
                      </pic:spPr>
                    </pic:pic>
                  </a:graphicData>
                </a:graphic>
              </wp:anchor>
            </w:drawing>
          </mc:Fallback>
        </mc:AlternateConten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b w:val="1"/>
        </w:rPr>
      </w:pPr>
      <w:r w:rsidDel="00000000" w:rsidR="00000000" w:rsidRPr="00000000">
        <w:rPr>
          <w:b w:val="1"/>
          <w:rtl w:val="0"/>
        </w:rPr>
        <w:t xml:space="preserve">5.4.1.</w:t>
        <w:tab/>
        <w:t xml:space="preserve">Clasificación de residuos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Los criterios para la clasificación de los residuos sólidos son variados, pero los más utilizados son los siguientes: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b w:val="1"/>
        </w:rPr>
      </w:pPr>
      <w:sdt>
        <w:sdtPr>
          <w:tag w:val="goog_rdk_50"/>
        </w:sdtPr>
        <w:sdtContent>
          <w:commentRangeStart w:id="41"/>
        </w:sdtContent>
      </w:sdt>
      <w:r w:rsidDel="00000000" w:rsidR="00000000" w:rsidRPr="00000000">
        <w:rPr>
          <w:b w:val="1"/>
          <w:rtl w:val="0"/>
        </w:rPr>
        <w:t xml:space="preserve">Clasificación de los residuos sólidos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jc w:val="center"/>
        <w:rPr/>
      </w:pPr>
      <w:r w:rsidDel="00000000" w:rsidR="00000000" w:rsidRPr="00000000">
        <w:rPr/>
        <mc:AlternateContent>
          <mc:Choice Requires="wpg">
            <w:drawing>
              <wp:inline distB="0" distT="0" distL="0" distR="0">
                <wp:extent cx="4448175" cy="3143250"/>
                <wp:effectExtent b="0" l="0" r="0" t="0"/>
                <wp:docPr id="637" name=""/>
                <a:graphic>
                  <a:graphicData uri="http://schemas.microsoft.com/office/word/2010/wordprocessingGroup">
                    <wpg:wgp>
                      <wpg:cNvGrpSpPr/>
                      <wpg:grpSpPr>
                        <a:xfrm>
                          <a:off x="3121913" y="2208375"/>
                          <a:ext cx="4448175" cy="3143250"/>
                          <a:chOff x="3121913" y="2208375"/>
                          <a:chExt cx="4448175" cy="3143250"/>
                        </a:xfrm>
                      </wpg:grpSpPr>
                      <wpg:grpSp>
                        <wpg:cNvGrpSpPr/>
                        <wpg:grpSpPr>
                          <a:xfrm>
                            <a:off x="3121913" y="2208375"/>
                            <a:ext cx="4448175" cy="3143250"/>
                            <a:chOff x="3121913" y="2208375"/>
                            <a:chExt cx="4448175" cy="3143250"/>
                          </a:xfrm>
                        </wpg:grpSpPr>
                        <wps:wsp>
                          <wps:cNvSpPr/>
                          <wps:cNvPr id="10" name="Shape 10"/>
                          <wps:spPr>
                            <a:xfrm>
                              <a:off x="3121913" y="2208375"/>
                              <a:ext cx="4448175" cy="314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1913" y="2208375"/>
                              <a:ext cx="4448175" cy="3143250"/>
                              <a:chOff x="3121913" y="2208375"/>
                              <a:chExt cx="4448175" cy="3143250"/>
                            </a:xfrm>
                          </wpg:grpSpPr>
                          <wps:wsp>
                            <wps:cNvSpPr/>
                            <wps:cNvPr id="89" name="Shape 89"/>
                            <wps:spPr>
                              <a:xfrm>
                                <a:off x="3121913" y="2208375"/>
                                <a:ext cx="4448175" cy="314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1913" y="2208375"/>
                                <a:ext cx="4448175" cy="3143250"/>
                                <a:chOff x="0" y="0"/>
                                <a:chExt cx="4448175" cy="3143250"/>
                              </a:xfrm>
                            </wpg:grpSpPr>
                            <wps:wsp>
                              <wps:cNvSpPr/>
                              <wps:cNvPr id="91" name="Shape 91"/>
                              <wps:spPr>
                                <a:xfrm>
                                  <a:off x="0" y="0"/>
                                  <a:ext cx="4448175" cy="314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48175" cy="3143250"/>
                                  <a:chOff x="0" y="0"/>
                                  <a:chExt cx="4448175" cy="3143250"/>
                                </a:xfrm>
                              </wpg:grpSpPr>
                              <wps:wsp>
                                <wps:cNvSpPr/>
                                <wps:cNvPr id="93" name="Shape 93"/>
                                <wps:spPr>
                                  <a:xfrm>
                                    <a:off x="0" y="0"/>
                                    <a:ext cx="4448175" cy="314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0" y="0"/>
                                    <a:ext cx="4448175" cy="73056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962691" y="0"/>
                                    <a:ext cx="3485483" cy="7305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Residuos reciclables</w:t>
                                      </w:r>
                                    </w:p>
                                    <w:p w:rsidR="00000000" w:rsidDel="00000000" w:rsidP="00000000" w:rsidRDefault="00000000" w:rsidRPr="00000000">
                                      <w:pPr>
                                        <w:spacing w:after="0" w:before="83.00000190734863" w:line="215.00000953674316"/>
                                        <w:ind w:left="90" w:right="0" w:firstLine="36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En esta categoría se ubican materiales como cartón, papel, plástico, PVC, polietileno, vidrio y metales. </w:t>
                                      </w:r>
                                    </w:p>
                                  </w:txbxContent>
                                </wps:txbx>
                                <wps:bodyPr anchorCtr="0" anchor="t" bIns="45700" lIns="45700" spcFirstLastPara="1" rIns="45700" wrap="square" tIns="45700">
                                  <a:noAutofit/>
                                </wps:bodyPr>
                              </wps:wsp>
                              <wps:wsp>
                                <wps:cNvSpPr/>
                                <wps:cNvPr id="96" name="Shape 96"/>
                                <wps:spPr>
                                  <a:xfrm>
                                    <a:off x="73056" y="73056"/>
                                    <a:ext cx="889635" cy="584448"/>
                                  </a:xfrm>
                                  <a:prstGeom prst="roundRect">
                                    <a:avLst>
                                      <a:gd fmla="val 10000" name="adj"/>
                                    </a:avLst>
                                  </a:prstGeom>
                                  <a:blipFill rotWithShape="1">
                                    <a:blip r:embed="rId62">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803616"/>
                                    <a:ext cx="4448175" cy="730560"/>
                                  </a:xfrm>
                                  <a:prstGeom prst="roundRect">
                                    <a:avLst>
                                      <a:gd fmla="val 10000"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962691" y="803616"/>
                                    <a:ext cx="3485483" cy="7305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Residuos no reciclables</w:t>
                                      </w:r>
                                    </w:p>
                                    <w:p w:rsidR="00000000" w:rsidDel="00000000" w:rsidP="00000000" w:rsidRDefault="00000000" w:rsidRPr="00000000">
                                      <w:pPr>
                                        <w:spacing w:after="0" w:before="83.00000190734863" w:line="215.00000953674316"/>
                                        <w:ind w:left="90" w:right="0" w:firstLine="36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Papel o cartón contaminados, restos de comida, bombillas. </w:t>
                                      </w:r>
                                    </w:p>
                                  </w:txbxContent>
                                </wps:txbx>
                                <wps:bodyPr anchorCtr="0" anchor="t" bIns="45700" lIns="45700" spcFirstLastPara="1" rIns="45700" wrap="square" tIns="45700">
                                  <a:noAutofit/>
                                </wps:bodyPr>
                              </wps:wsp>
                              <wps:wsp>
                                <wps:cNvSpPr/>
                                <wps:cNvPr id="99" name="Shape 99"/>
                                <wps:spPr>
                                  <a:xfrm>
                                    <a:off x="73056" y="876672"/>
                                    <a:ext cx="889635" cy="584448"/>
                                  </a:xfrm>
                                  <a:prstGeom prst="roundRect">
                                    <a:avLst>
                                      <a:gd fmla="val 10000" name="adj"/>
                                    </a:avLst>
                                  </a:prstGeom>
                                  <a:blipFill rotWithShape="1">
                                    <a:blip r:embed="rId63">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1607232"/>
                                    <a:ext cx="4448175" cy="730560"/>
                                  </a:xfrm>
                                  <a:prstGeom prst="roundRect">
                                    <a:avLst>
                                      <a:gd fmla="val 10000"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962691" y="1607232"/>
                                    <a:ext cx="3485483" cy="7305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Residuos orgánicos</w:t>
                                      </w:r>
                                    </w:p>
                                    <w:p w:rsidR="00000000" w:rsidDel="00000000" w:rsidP="00000000" w:rsidRDefault="00000000" w:rsidRPr="00000000">
                                      <w:pPr>
                                        <w:spacing w:after="0" w:before="83.00000190734863" w:line="215.00000953674316"/>
                                        <w:ind w:left="90" w:right="0" w:firstLine="36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Excretas, plumas, huevos dañados, restos vegetales.</w:t>
                                      </w:r>
                                    </w:p>
                                  </w:txbxContent>
                                </wps:txbx>
                                <wps:bodyPr anchorCtr="0" anchor="t" bIns="45700" lIns="45700" spcFirstLastPara="1" rIns="45700" wrap="square" tIns="45700">
                                  <a:noAutofit/>
                                </wps:bodyPr>
                              </wps:wsp>
                              <wps:wsp>
                                <wps:cNvSpPr/>
                                <wps:cNvPr id="102" name="Shape 102"/>
                                <wps:spPr>
                                  <a:xfrm>
                                    <a:off x="73056" y="1680288"/>
                                    <a:ext cx="889635" cy="584448"/>
                                  </a:xfrm>
                                  <a:prstGeom prst="roundRect">
                                    <a:avLst>
                                      <a:gd fmla="val 10000" name="adj"/>
                                    </a:avLst>
                                  </a:prstGeom>
                                  <a:blipFill rotWithShape="1">
                                    <a:blip r:embed="rId64">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2410848"/>
                                    <a:ext cx="4448175" cy="73056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962691" y="2410848"/>
                                    <a:ext cx="3485483" cy="7305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Residuos especiales</w:t>
                                      </w:r>
                                    </w:p>
                                    <w:p w:rsidR="00000000" w:rsidDel="00000000" w:rsidP="00000000" w:rsidRDefault="00000000" w:rsidRPr="00000000">
                                      <w:pPr>
                                        <w:spacing w:after="0" w:before="83.00000190734863" w:line="215.00000953674316"/>
                                        <w:ind w:left="90" w:right="0" w:firstLine="36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Empaques de productos agroquímicos, residuos de medicamentos, restos anatomopatológicos, empaques de sustancias corrosivas</w:t>
                                      </w:r>
                                    </w:p>
                                  </w:txbxContent>
                                </wps:txbx>
                                <wps:bodyPr anchorCtr="0" anchor="t" bIns="45700" lIns="45700" spcFirstLastPara="1" rIns="45700" wrap="square" tIns="45700">
                                  <a:noAutofit/>
                                </wps:bodyPr>
                              </wps:wsp>
                              <wps:wsp>
                                <wps:cNvSpPr/>
                                <wps:cNvPr id="105" name="Shape 105"/>
                                <wps:spPr>
                                  <a:xfrm>
                                    <a:off x="73056" y="2483904"/>
                                    <a:ext cx="889635" cy="584448"/>
                                  </a:xfrm>
                                  <a:prstGeom prst="roundRect">
                                    <a:avLst>
                                      <a:gd fmla="val 10000" name="adj"/>
                                    </a:avLst>
                                  </a:prstGeom>
                                  <a:blipFill rotWithShape="1">
                                    <a:blip r:embed="rId65">
                                      <a:alphaModFix/>
                                    </a:blip>
                                    <a:stretch>
                                      <a:fillRect b="-41986" l="0" r="0" t="-4198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4448175" cy="3143250"/>
                <wp:effectExtent b="0" l="0" r="0" t="0"/>
                <wp:docPr id="637" name="image30.png"/>
                <a:graphic>
                  <a:graphicData uri="http://schemas.openxmlformats.org/drawingml/2006/picture">
                    <pic:pic>
                      <pic:nvPicPr>
                        <pic:cNvPr id="0" name="image30.png"/>
                        <pic:cNvPicPr preferRelativeResize="0"/>
                      </pic:nvPicPr>
                      <pic:blipFill>
                        <a:blip r:embed="rId66"/>
                        <a:srcRect/>
                        <a:stretch>
                          <a:fillRect/>
                        </a:stretch>
                      </pic:blipFill>
                      <pic:spPr>
                        <a:xfrm>
                          <a:off x="0" y="0"/>
                          <a:ext cx="4448175" cy="3143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tabs>
          <w:tab w:val="left" w:pos="2325"/>
        </w:tabs>
        <w:rPr/>
      </w:pPr>
      <w:r w:rsidDel="00000000" w:rsidR="00000000" w:rsidRPr="00000000">
        <w:rPr>
          <w:rtl w:val="0"/>
        </w:rPr>
        <w:t xml:space="preserve">Nota. Elaboración propia con base en Ministerio de Comercio, Industria y Turismo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b w:val="1"/>
          <w:rtl w:val="0"/>
        </w:rPr>
        <w:t xml:space="preserve">5.4.2.</w:t>
        <w:tab/>
        <w:t xml:space="preserve">Disposición final</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La actividad productiva pecuaria, al igual que otras explotaciones, genera una gran cantidad de residuos, la mayoría de ellos orgánicos, los cuales deben manejarse adecuadamente para evitar la proliferación de patógenos, la contaminación de suelos y aguas y la generación de olores ofensivos. La disposición final de los residuos se realiza de acuerdo con el tipo de material que se genere, conforme a la clasificación establecida en la explotación pecuaria.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sdt>
        <w:sdtPr>
          <w:tag w:val="goog_rdk_51"/>
        </w:sdtPr>
        <w:sdtContent>
          <w:commentRangeStart w:id="42"/>
        </w:sdtContent>
      </w:sdt>
      <w:r w:rsidDel="00000000" w:rsidR="00000000" w:rsidRPr="00000000">
        <w:rPr>
          <w:rtl w:val="0"/>
        </w:rPr>
        <w:t xml:space="preserve">Respecto a los métodos para la disposición final de estos residuos se tiene lo siguiente: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b w:val="1"/>
          <w:rtl w:val="0"/>
        </w:rPr>
        <w:t xml:space="preserve">Residuos reciclables: </w:t>
      </w:r>
      <w:r w:rsidDel="00000000" w:rsidR="00000000" w:rsidRPr="00000000">
        <w:rPr>
          <w:rtl w:val="0"/>
        </w:rPr>
        <w:t xml:space="preserve">estos se depositan en recipientes ubicados dentro de la explotación pecuaria los cuales deben estar debidamente rotulados y dispuestos en un área específica. El sitio de almacenamiento de los residuos debe estar bien ventilado, tener fácil acceso, estar construido con materiales que permitan la limpieza de sus superficies y que disponga de los medios para evitar la entrada de vectores (Decreto 1140 de 2003).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b w:val="1"/>
          <w:rtl w:val="0"/>
        </w:rPr>
        <w:t xml:space="preserve">Residuos no reciclables: </w:t>
      </w:r>
      <w:r w:rsidDel="00000000" w:rsidR="00000000" w:rsidRPr="00000000">
        <w:rPr>
          <w:rtl w:val="0"/>
        </w:rPr>
        <w:t xml:space="preserve">estos materiales también se almacenan en contenedores debidamente rotulados, los cuales deben indicar claramente qué tipo de materiales se pueden depositar allí. Estos materiales se almacenarán en un lugar destinado para tal fin, el cual debe permitir su fácil limpieza, tener buen acceso y restringir el acceso de vectores. </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b w:val="1"/>
          <w:rtl w:val="0"/>
        </w:rPr>
        <w:t xml:space="preserve">Residuos orgánicos: </w:t>
      </w:r>
      <w:r w:rsidDel="00000000" w:rsidR="00000000" w:rsidRPr="00000000">
        <w:rPr>
          <w:rtl w:val="0"/>
        </w:rPr>
        <w:t xml:space="preserve">este tipo de residuos pueden recibir un manejo especial al interior de la explotación pecuaria, pues son totalmente biodegradables y pueden transformarse en abono fácilmente. La gestión de estos residuos comienza con la separación en la fuente. Los residuos orgánicos se disponen en áreas de compostaje o lombricultivo en las cuales mediante procesos enteramente naturales se degradan. Es importante capacitar al personal sobre la importancia de separar los residuos y hacer una correcta disposición. </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b w:val="1"/>
          <w:rtl w:val="0"/>
        </w:rPr>
        <w:t xml:space="preserve">Residuos especiales: </w:t>
      </w:r>
      <w:r w:rsidDel="00000000" w:rsidR="00000000" w:rsidRPr="00000000">
        <w:rPr>
          <w:rtl w:val="0"/>
        </w:rPr>
        <w:t xml:space="preserve">este tipo de residuos requieren de un manejo distinto debido a que, por su naturaleza y los componentes que los integran, resultan peligrosos para los animales y para el personal que labora en la unidad productiva. Los envases de plaguicidas deben someterse en primera instancia a un proceso conocido como triple lavado, el cual consiste en enjuagar con agua tres veces el recipiente antes de perforarlo y almacenarlo. En relación con los residuos de vacunas se inactivan sumergiéndolos en soluciones desinfectantes por 24 horas. Por su parte las agujas empleadas para la inyección de medicamentos se disponen en “guardianes”, para su posterior disposición. </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En algunas explotaciones avícolas el manejo de las mortalidades es uno de los temas más complejos, por lo que en muchas de ellas se opta por enterrar los animales y así se reducen los riesgos de transmisión de enfermedades y olores ofensivos.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numPr>
          <w:ilvl w:val="0"/>
          <w:numId w:val="1"/>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ACTIVIDADES DIDÁCTICAS (OPCIONALES SI SON SUGERIDAS)</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tbl>
      <w:tblPr>
        <w:tblStyle w:val="Table1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D8">
            <w:pPr>
              <w:spacing w:line="276" w:lineRule="auto"/>
              <w:rPr>
                <w:sz w:val="20"/>
                <w:szCs w:val="20"/>
              </w:rPr>
            </w:pPr>
            <w:r w:rsidDel="00000000" w:rsidR="00000000" w:rsidRPr="00000000">
              <w:rPr>
                <w:sz w:val="20"/>
                <w:szCs w:val="20"/>
                <w:rtl w:val="0"/>
              </w:rPr>
              <w:t xml:space="preserve">DESCRIPCIÓN DE ACTIVIDAD DIDÁCTICA</w:t>
            </w:r>
          </w:p>
        </w:tc>
      </w:tr>
      <w:tr>
        <w:trPr>
          <w:cantSplit w:val="0"/>
          <w:trHeight w:val="483" w:hRule="atLeast"/>
          <w:tblHeader w:val="0"/>
        </w:trPr>
        <w:tc>
          <w:tcPr>
            <w:shd w:fill="fac896" w:val="clear"/>
            <w:vAlign w:val="center"/>
          </w:tcPr>
          <w:p w:rsidR="00000000" w:rsidDel="00000000" w:rsidP="00000000" w:rsidRDefault="00000000" w:rsidRPr="00000000" w14:paraId="000003DA">
            <w:pPr>
              <w:spacing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3DB">
            <w:pPr>
              <w:spacing w:line="276" w:lineRule="auto"/>
              <w:rPr>
                <w:b w:val="0"/>
                <w:sz w:val="20"/>
                <w:szCs w:val="20"/>
              </w:rPr>
            </w:pPr>
            <w:r w:rsidDel="00000000" w:rsidR="00000000" w:rsidRPr="00000000">
              <w:rPr>
                <w:b w:val="0"/>
                <w:sz w:val="20"/>
                <w:szCs w:val="20"/>
                <w:rtl w:val="0"/>
              </w:rPr>
              <w:t xml:space="preserve">Consolidando conceptos</w:t>
            </w:r>
          </w:p>
        </w:tc>
      </w:tr>
      <w:tr>
        <w:trPr>
          <w:cantSplit w:val="0"/>
          <w:trHeight w:val="419" w:hRule="atLeast"/>
          <w:tblHeader w:val="0"/>
        </w:trPr>
        <w:tc>
          <w:tcPr>
            <w:shd w:fill="fac896" w:val="clear"/>
            <w:vAlign w:val="center"/>
          </w:tcPr>
          <w:p w:rsidR="00000000" w:rsidDel="00000000" w:rsidP="00000000" w:rsidRDefault="00000000" w:rsidRPr="00000000" w14:paraId="000003DC">
            <w:pPr>
              <w:spacing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3DD">
            <w:pPr>
              <w:spacing w:line="276" w:lineRule="auto"/>
              <w:rPr>
                <w:sz w:val="20"/>
                <w:szCs w:val="20"/>
              </w:rPr>
            </w:pPr>
            <w:r w:rsidDel="00000000" w:rsidR="00000000" w:rsidRPr="00000000">
              <w:rPr>
                <w:b w:val="0"/>
                <w:color w:val="000000"/>
                <w:sz w:val="20"/>
                <w:szCs w:val="20"/>
                <w:rtl w:val="0"/>
              </w:rPr>
              <w:t xml:space="preserve">Identificar los aspectos generales para el control del funcionamiento de la unidad pecuaria.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DE">
            <w:pPr>
              <w:spacing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3DF">
            <w:pPr>
              <w:spacing w:line="276" w:lineRule="auto"/>
              <w:rPr>
                <w:color w:val="000000"/>
                <w:sz w:val="20"/>
                <w:szCs w:val="20"/>
              </w:rPr>
            </w:pPr>
            <w:r w:rsidDel="00000000" w:rsidR="00000000" w:rsidRPr="00000000">
              <w:rPr/>
              <w:drawing>
                <wp:inline distB="0" distT="0" distL="0" distR="0">
                  <wp:extent cx="4169410" cy="2410460"/>
                  <wp:effectExtent b="0" l="0" r="0" t="0"/>
                  <wp:docPr id="661"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E0">
            <w:pPr>
              <w:spacing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3E1">
            <w:pPr>
              <w:spacing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E2">
            <w:pPr>
              <w:spacing w:line="276" w:lineRule="auto"/>
              <w:rPr>
                <w:sz w:val="20"/>
                <w:szCs w:val="20"/>
              </w:rPr>
            </w:pPr>
            <w:r w:rsidDel="00000000" w:rsidR="00000000" w:rsidRPr="00000000">
              <w:rPr>
                <w:sz w:val="20"/>
                <w:szCs w:val="20"/>
                <w:rtl w:val="0"/>
              </w:rPr>
              <w:t xml:space="preserve">Anexo_1_CF01_ActividadDidactica</w:t>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tbl>
      <w:tblPr>
        <w:tblStyle w:val="Table18"/>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E5">
            <w:pPr>
              <w:spacing w:line="276" w:lineRule="auto"/>
              <w:rPr>
                <w:sz w:val="20"/>
                <w:szCs w:val="20"/>
              </w:rPr>
            </w:pPr>
            <w:r w:rsidDel="00000000" w:rsidR="00000000" w:rsidRPr="00000000">
              <w:rPr>
                <w:sz w:val="20"/>
                <w:szCs w:val="20"/>
                <w:rtl w:val="0"/>
              </w:rPr>
              <w:t xml:space="preserve">DESCRIPCIÓN DE ACTIVIDAD DIDÁCTICA</w:t>
            </w:r>
          </w:p>
        </w:tc>
      </w:tr>
      <w:tr>
        <w:trPr>
          <w:cantSplit w:val="0"/>
          <w:trHeight w:val="483" w:hRule="atLeast"/>
          <w:tblHeader w:val="0"/>
        </w:trPr>
        <w:tc>
          <w:tcPr>
            <w:shd w:fill="fac896" w:val="clear"/>
            <w:vAlign w:val="center"/>
          </w:tcPr>
          <w:p w:rsidR="00000000" w:rsidDel="00000000" w:rsidP="00000000" w:rsidRDefault="00000000" w:rsidRPr="00000000" w14:paraId="000003E7">
            <w:pPr>
              <w:spacing w:line="276" w:lineRule="auto"/>
              <w:rPr>
                <w:sz w:val="20"/>
                <w:szCs w:val="20"/>
              </w:rPr>
            </w:pPr>
            <w:r w:rsidDel="00000000" w:rsidR="00000000" w:rsidRPr="00000000">
              <w:rPr>
                <w:sz w:val="20"/>
                <w:szCs w:val="20"/>
                <w:rtl w:val="0"/>
              </w:rPr>
              <w:t xml:space="preserve">Nombre de la Actividad</w:t>
            </w:r>
          </w:p>
        </w:tc>
        <w:tc>
          <w:tcPr>
            <w:shd w:fill="auto" w:val="clear"/>
          </w:tcPr>
          <w:p w:rsidR="00000000" w:rsidDel="00000000" w:rsidP="00000000" w:rsidRDefault="00000000" w:rsidRPr="00000000" w14:paraId="000003E8">
            <w:pPr>
              <w:spacing w:line="276" w:lineRule="auto"/>
              <w:rPr>
                <w:b w:val="0"/>
                <w:sz w:val="20"/>
                <w:szCs w:val="20"/>
              </w:rPr>
            </w:pPr>
            <w:r w:rsidDel="00000000" w:rsidR="00000000" w:rsidRPr="00000000">
              <w:rPr>
                <w:b w:val="0"/>
                <w:sz w:val="20"/>
                <w:szCs w:val="20"/>
                <w:rtl w:val="0"/>
              </w:rPr>
              <w:t xml:space="preserve">Funcionamiento de la unidad pecuaria.</w:t>
            </w:r>
          </w:p>
        </w:tc>
      </w:tr>
      <w:tr>
        <w:trPr>
          <w:cantSplit w:val="0"/>
          <w:trHeight w:val="419" w:hRule="atLeast"/>
          <w:tblHeader w:val="0"/>
        </w:trPr>
        <w:tc>
          <w:tcPr>
            <w:shd w:fill="fac896" w:val="clear"/>
            <w:vAlign w:val="center"/>
          </w:tcPr>
          <w:p w:rsidR="00000000" w:rsidDel="00000000" w:rsidP="00000000" w:rsidRDefault="00000000" w:rsidRPr="00000000" w14:paraId="000003E9">
            <w:pPr>
              <w:spacing w:line="276" w:lineRule="auto"/>
              <w:rPr>
                <w:sz w:val="20"/>
                <w:szCs w:val="20"/>
              </w:rPr>
            </w:pPr>
            <w:r w:rsidDel="00000000" w:rsidR="00000000" w:rsidRPr="00000000">
              <w:rPr>
                <w:sz w:val="20"/>
                <w:szCs w:val="20"/>
                <w:rtl w:val="0"/>
              </w:rPr>
              <w:t xml:space="preserve">Objetivo de la actividad</w:t>
            </w:r>
          </w:p>
        </w:tc>
        <w:tc>
          <w:tcPr>
            <w:shd w:fill="auto" w:val="clear"/>
          </w:tcPr>
          <w:p w:rsidR="00000000" w:rsidDel="00000000" w:rsidP="00000000" w:rsidRDefault="00000000" w:rsidRPr="00000000" w14:paraId="000003EA">
            <w:pPr>
              <w:spacing w:line="276" w:lineRule="auto"/>
              <w:rPr>
                <w:b w:val="0"/>
                <w:sz w:val="20"/>
                <w:szCs w:val="20"/>
              </w:rPr>
            </w:pPr>
            <w:r w:rsidDel="00000000" w:rsidR="00000000" w:rsidRPr="00000000">
              <w:rPr>
                <w:b w:val="0"/>
                <w:sz w:val="20"/>
                <w:szCs w:val="20"/>
                <w:rtl w:val="0"/>
              </w:rPr>
              <w:t xml:space="preserve">Para el adecuado funcionamiento de la unidad pecuaria es necesario conocer los conceptos básicos.</w:t>
            </w:r>
          </w:p>
        </w:tc>
      </w:tr>
      <w:tr>
        <w:trPr>
          <w:cantSplit w:val="0"/>
          <w:trHeight w:val="806" w:hRule="atLeast"/>
          <w:tblHeader w:val="0"/>
        </w:trPr>
        <w:tc>
          <w:tcPr>
            <w:shd w:fill="fac896" w:val="clear"/>
            <w:vAlign w:val="center"/>
          </w:tcPr>
          <w:p w:rsidR="00000000" w:rsidDel="00000000" w:rsidP="00000000" w:rsidRDefault="00000000" w:rsidRPr="00000000" w14:paraId="000003EB">
            <w:pPr>
              <w:spacing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3EC">
            <w:pPr>
              <w:spacing w:line="276" w:lineRule="auto"/>
              <w:rPr>
                <w:color w:val="000000"/>
                <w:sz w:val="20"/>
                <w:szCs w:val="20"/>
              </w:rPr>
            </w:pPr>
            <w:r w:rsidDel="00000000" w:rsidR="00000000" w:rsidRPr="00000000">
              <w:rPr/>
              <w:drawing>
                <wp:inline distB="0" distT="0" distL="0" distR="0">
                  <wp:extent cx="4169410" cy="2410460"/>
                  <wp:effectExtent b="0" l="0" r="0" t="0"/>
                  <wp:docPr id="662"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-126999</wp:posOffset>
                      </wp:positionV>
                      <wp:extent cx="1073150" cy="1060450"/>
                      <wp:effectExtent b="0" l="0" r="0" t="0"/>
                      <wp:wrapNone/>
                      <wp:docPr id="644" name=""/>
                      <a:graphic>
                        <a:graphicData uri="http://schemas.microsoft.com/office/word/2010/wordprocessingShape">
                          <wps:wsp>
                            <wps:cNvSpPr/>
                            <wps:cNvPr id="170" name="Shape 170"/>
                            <wps:spPr>
                              <a:xfrm>
                                <a:off x="4866575" y="3306925"/>
                                <a:ext cx="958850" cy="946150"/>
                              </a:xfrm>
                              <a:prstGeom prst="ellipse">
                                <a:avLst/>
                              </a:prstGeom>
                              <a:noFill/>
                              <a:ln cap="flat" cmpd="sng" w="38100">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-126999</wp:posOffset>
                      </wp:positionV>
                      <wp:extent cx="1073150" cy="1060450"/>
                      <wp:effectExtent b="0" l="0" r="0" t="0"/>
                      <wp:wrapNone/>
                      <wp:docPr id="644" name="image58.png"/>
                      <a:graphic>
                        <a:graphicData uri="http://schemas.openxmlformats.org/drawingml/2006/picture">
                          <pic:pic>
                            <pic:nvPicPr>
                              <pic:cNvPr id="0" name="image58.png"/>
                              <pic:cNvPicPr preferRelativeResize="0"/>
                            </pic:nvPicPr>
                            <pic:blipFill>
                              <a:blip r:embed="rId68"/>
                              <a:srcRect/>
                              <a:stretch>
                                <a:fillRect/>
                              </a:stretch>
                            </pic:blipFill>
                            <pic:spPr>
                              <a:xfrm>
                                <a:off x="0" y="0"/>
                                <a:ext cx="1073150" cy="106045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ED">
            <w:pPr>
              <w:spacing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3EE">
            <w:pPr>
              <w:spacing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EF">
            <w:pPr>
              <w:spacing w:line="276" w:lineRule="auto"/>
              <w:rPr>
                <w:sz w:val="20"/>
                <w:szCs w:val="20"/>
              </w:rPr>
            </w:pPr>
            <w:r w:rsidDel="00000000" w:rsidR="00000000" w:rsidRPr="00000000">
              <w:rPr>
                <w:sz w:val="20"/>
                <w:szCs w:val="20"/>
                <w:rtl w:val="0"/>
              </w:rPr>
              <w:t xml:space="preserve">Anexo_1_CF02_ActividadDidactica</w:t>
            </w:r>
          </w:p>
        </w:tc>
      </w:tr>
    </w:tbl>
    <w:p w:rsidR="00000000" w:rsidDel="00000000" w:rsidP="00000000" w:rsidRDefault="00000000" w:rsidRPr="00000000" w14:paraId="000003F0">
      <w:pPr>
        <w:rPr/>
      </w:pPr>
      <w:r w:rsidDel="00000000" w:rsidR="00000000" w:rsidRPr="00000000">
        <w:rPr>
          <w:rtl w:val="0"/>
        </w:rPr>
      </w:r>
    </w:p>
    <w:tbl>
      <w:tblPr>
        <w:tblStyle w:val="Table19"/>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F1">
            <w:pPr>
              <w:spacing w:line="276" w:lineRule="auto"/>
              <w:rPr>
                <w:sz w:val="20"/>
                <w:szCs w:val="20"/>
              </w:rPr>
            </w:pPr>
            <w:r w:rsidDel="00000000" w:rsidR="00000000" w:rsidRPr="00000000">
              <w:rPr>
                <w:sz w:val="20"/>
                <w:szCs w:val="20"/>
                <w:rtl w:val="0"/>
              </w:rPr>
              <w:t xml:space="preserve">DESCRIPCIÓN DE ACTIVIDAD DIDÁCTICA</w:t>
            </w:r>
          </w:p>
        </w:tc>
      </w:tr>
      <w:tr>
        <w:trPr>
          <w:cantSplit w:val="0"/>
          <w:trHeight w:val="483" w:hRule="atLeast"/>
          <w:tblHeader w:val="0"/>
        </w:trPr>
        <w:tc>
          <w:tcPr>
            <w:shd w:fill="fac896" w:val="clear"/>
            <w:vAlign w:val="center"/>
          </w:tcPr>
          <w:p w:rsidR="00000000" w:rsidDel="00000000" w:rsidP="00000000" w:rsidRDefault="00000000" w:rsidRPr="00000000" w14:paraId="000003F3">
            <w:pPr>
              <w:spacing w:line="276" w:lineRule="auto"/>
              <w:rPr>
                <w:sz w:val="20"/>
                <w:szCs w:val="20"/>
              </w:rPr>
            </w:pPr>
            <w:r w:rsidDel="00000000" w:rsidR="00000000" w:rsidRPr="00000000">
              <w:rPr>
                <w:sz w:val="20"/>
                <w:szCs w:val="20"/>
                <w:rtl w:val="0"/>
              </w:rPr>
              <w:t xml:space="preserve">Nombre de la Actividad</w:t>
            </w:r>
          </w:p>
        </w:tc>
        <w:tc>
          <w:tcPr>
            <w:shd w:fill="auto" w:val="clear"/>
          </w:tcPr>
          <w:p w:rsidR="00000000" w:rsidDel="00000000" w:rsidP="00000000" w:rsidRDefault="00000000" w:rsidRPr="00000000" w14:paraId="000003F4">
            <w:pPr>
              <w:spacing w:line="276" w:lineRule="auto"/>
              <w:rPr>
                <w:b w:val="0"/>
                <w:sz w:val="20"/>
                <w:szCs w:val="20"/>
              </w:rPr>
            </w:pPr>
            <w:r w:rsidDel="00000000" w:rsidR="00000000" w:rsidRPr="00000000">
              <w:rPr>
                <w:b w:val="0"/>
                <w:sz w:val="20"/>
                <w:szCs w:val="20"/>
                <w:rtl w:val="0"/>
              </w:rPr>
              <w:t xml:space="preserve">Manejo ambiental</w:t>
            </w:r>
          </w:p>
        </w:tc>
      </w:tr>
      <w:tr>
        <w:trPr>
          <w:cantSplit w:val="0"/>
          <w:trHeight w:val="419" w:hRule="atLeast"/>
          <w:tblHeader w:val="0"/>
        </w:trPr>
        <w:tc>
          <w:tcPr>
            <w:shd w:fill="fac896" w:val="clear"/>
            <w:vAlign w:val="center"/>
          </w:tcPr>
          <w:p w:rsidR="00000000" w:rsidDel="00000000" w:rsidP="00000000" w:rsidRDefault="00000000" w:rsidRPr="00000000" w14:paraId="000003F5">
            <w:pPr>
              <w:spacing w:line="276" w:lineRule="auto"/>
              <w:rPr>
                <w:sz w:val="20"/>
                <w:szCs w:val="20"/>
              </w:rPr>
            </w:pPr>
            <w:r w:rsidDel="00000000" w:rsidR="00000000" w:rsidRPr="00000000">
              <w:rPr>
                <w:sz w:val="20"/>
                <w:szCs w:val="20"/>
                <w:rtl w:val="0"/>
              </w:rPr>
              <w:t xml:space="preserve">Objetivo de la actividad</w:t>
            </w:r>
          </w:p>
        </w:tc>
        <w:tc>
          <w:tcPr>
            <w:shd w:fill="auto" w:val="clear"/>
          </w:tcPr>
          <w:p w:rsidR="00000000" w:rsidDel="00000000" w:rsidP="00000000" w:rsidRDefault="00000000" w:rsidRPr="00000000" w14:paraId="000003F6">
            <w:pPr>
              <w:spacing w:line="276" w:lineRule="auto"/>
              <w:rPr>
                <w:b w:val="0"/>
                <w:sz w:val="20"/>
                <w:szCs w:val="20"/>
              </w:rPr>
            </w:pPr>
            <w:r w:rsidDel="00000000" w:rsidR="00000000" w:rsidRPr="00000000">
              <w:rPr>
                <w:b w:val="0"/>
                <w:sz w:val="20"/>
                <w:szCs w:val="20"/>
                <w:rtl w:val="0"/>
              </w:rPr>
              <w:t xml:space="preserve">Reconocer la gestión que se debe hacer pata el Manejo ambiental de la unidad pecuaria </w:t>
            </w:r>
          </w:p>
        </w:tc>
      </w:tr>
      <w:tr>
        <w:trPr>
          <w:cantSplit w:val="0"/>
          <w:trHeight w:val="806" w:hRule="atLeast"/>
          <w:tblHeader w:val="0"/>
        </w:trPr>
        <w:tc>
          <w:tcPr>
            <w:shd w:fill="fac896" w:val="clear"/>
            <w:vAlign w:val="center"/>
          </w:tcPr>
          <w:p w:rsidR="00000000" w:rsidDel="00000000" w:rsidP="00000000" w:rsidRDefault="00000000" w:rsidRPr="00000000" w14:paraId="000003F7">
            <w:pPr>
              <w:spacing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3F8">
            <w:pPr>
              <w:spacing w:line="276" w:lineRule="auto"/>
              <w:rPr>
                <w:color w:val="000000"/>
                <w:sz w:val="20"/>
                <w:szCs w:val="20"/>
              </w:rPr>
            </w:pPr>
            <w:r w:rsidDel="00000000" w:rsidR="00000000" w:rsidRPr="00000000">
              <w:rPr/>
              <w:drawing>
                <wp:inline distB="0" distT="0" distL="0" distR="0">
                  <wp:extent cx="4169410" cy="2410460"/>
                  <wp:effectExtent b="0" l="0" r="0" t="0"/>
                  <wp:docPr id="663"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698500</wp:posOffset>
                      </wp:positionV>
                      <wp:extent cx="1073150" cy="1060450"/>
                      <wp:effectExtent b="0" l="0" r="0" t="0"/>
                      <wp:wrapNone/>
                      <wp:docPr id="645" name=""/>
                      <a:graphic>
                        <a:graphicData uri="http://schemas.microsoft.com/office/word/2010/wordprocessingShape">
                          <wps:wsp>
                            <wps:cNvSpPr/>
                            <wps:cNvPr id="171" name="Shape 171"/>
                            <wps:spPr>
                              <a:xfrm>
                                <a:off x="4866575" y="3306925"/>
                                <a:ext cx="958850" cy="946150"/>
                              </a:xfrm>
                              <a:prstGeom prst="ellipse">
                                <a:avLst/>
                              </a:prstGeom>
                              <a:noFill/>
                              <a:ln cap="flat" cmpd="sng" w="38100">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698500</wp:posOffset>
                      </wp:positionV>
                      <wp:extent cx="1073150" cy="1060450"/>
                      <wp:effectExtent b="0" l="0" r="0" t="0"/>
                      <wp:wrapNone/>
                      <wp:docPr id="645" name="image59.png"/>
                      <a:graphic>
                        <a:graphicData uri="http://schemas.openxmlformats.org/drawingml/2006/picture">
                          <pic:pic>
                            <pic:nvPicPr>
                              <pic:cNvPr id="0" name="image59.png"/>
                              <pic:cNvPicPr preferRelativeResize="0"/>
                            </pic:nvPicPr>
                            <pic:blipFill>
                              <a:blip r:embed="rId69"/>
                              <a:srcRect/>
                              <a:stretch>
                                <a:fillRect/>
                              </a:stretch>
                            </pic:blipFill>
                            <pic:spPr>
                              <a:xfrm>
                                <a:off x="0" y="0"/>
                                <a:ext cx="1073150" cy="106045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F9">
            <w:pPr>
              <w:spacing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3FA">
            <w:pPr>
              <w:spacing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FB">
            <w:pPr>
              <w:spacing w:line="276" w:lineRule="auto"/>
              <w:rPr>
                <w:sz w:val="20"/>
                <w:szCs w:val="20"/>
              </w:rPr>
            </w:pPr>
            <w:r w:rsidDel="00000000" w:rsidR="00000000" w:rsidRPr="00000000">
              <w:rPr>
                <w:sz w:val="20"/>
                <w:szCs w:val="20"/>
                <w:rtl w:val="0"/>
              </w:rPr>
              <w:t xml:space="preserve">Anexo_1_CF03_ActividadDidactica</w:t>
            </w:r>
          </w:p>
        </w:tc>
      </w:tr>
    </w:tbl>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numPr>
          <w:ilvl w:val="0"/>
          <w:numId w:val="1"/>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MATERIAL COMPLEMENTARIO: </w:t>
      </w: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tbl>
      <w:tblPr>
        <w:tblStyle w:val="Table2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FF">
            <w:pPr>
              <w:spacing w:line="276" w:lineRule="auto"/>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00">
            <w:pPr>
              <w:spacing w:line="276" w:lineRule="auto"/>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01">
            <w:pPr>
              <w:spacing w:line="276" w:lineRule="auto"/>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402">
            <w:pPr>
              <w:spacing w:line="276" w:lineRule="auto"/>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03">
            <w:pPr>
              <w:spacing w:line="276" w:lineRule="auto"/>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404">
            <w:pPr>
              <w:spacing w:line="276" w:lineRule="auto"/>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262" w:hRule="atLeast"/>
          <w:tblHeader w:val="0"/>
        </w:trPr>
        <w:tc>
          <w:tcPr>
            <w:tcMar>
              <w:top w:w="100.0" w:type="dxa"/>
              <w:left w:w="100.0" w:type="dxa"/>
              <w:bottom w:w="100.0" w:type="dxa"/>
              <w:right w:w="100.0" w:type="dxa"/>
            </w:tcMar>
          </w:tcPr>
          <w:p w:rsidR="00000000" w:rsidDel="00000000" w:rsidP="00000000" w:rsidRDefault="00000000" w:rsidRPr="00000000" w14:paraId="00000405">
            <w:pPr>
              <w:spacing w:line="276" w:lineRule="auto"/>
              <w:rPr>
                <w:sz w:val="20"/>
                <w:szCs w:val="20"/>
              </w:rPr>
            </w:pPr>
            <w:r w:rsidDel="00000000" w:rsidR="00000000" w:rsidRPr="00000000">
              <w:rPr>
                <w:sz w:val="20"/>
                <w:szCs w:val="20"/>
                <w:rtl w:val="0"/>
              </w:rPr>
              <w:t xml:space="preserve">Análisis de fuentes de residuos pecuarios</w:t>
            </w:r>
          </w:p>
        </w:tc>
        <w:tc>
          <w:tcPr>
            <w:tcMar>
              <w:top w:w="100.0" w:type="dxa"/>
              <w:left w:w="100.0" w:type="dxa"/>
              <w:bottom w:w="100.0" w:type="dxa"/>
              <w:right w:w="100.0" w:type="dxa"/>
            </w:tcMar>
          </w:tcPr>
          <w:p w:rsidR="00000000" w:rsidDel="00000000" w:rsidP="00000000" w:rsidRDefault="00000000" w:rsidRPr="00000000" w14:paraId="00000406">
            <w:pPr>
              <w:spacing w:line="276" w:lineRule="auto"/>
              <w:rPr>
                <w:b w:val="0"/>
                <w:sz w:val="20"/>
                <w:szCs w:val="20"/>
              </w:rPr>
            </w:pPr>
            <w:r w:rsidDel="00000000" w:rsidR="00000000" w:rsidRPr="00000000">
              <w:rPr>
                <w:b w:val="0"/>
                <w:sz w:val="20"/>
                <w:szCs w:val="20"/>
                <w:rtl w:val="0"/>
              </w:rPr>
              <w:t xml:space="preserve">Pertuz, C. A. (2021). </w:t>
            </w:r>
            <w:r w:rsidDel="00000000" w:rsidR="00000000" w:rsidRPr="00000000">
              <w:rPr>
                <w:b w:val="0"/>
                <w:i w:val="1"/>
                <w:sz w:val="20"/>
                <w:szCs w:val="20"/>
                <w:rtl w:val="0"/>
              </w:rPr>
              <w:t xml:space="preserve">Análisis ambiental de las fuentes generadoras de pollinaza, porquinaza y bovinaza objeto de control y seguimiento ambiental por parte de la Corporación Autónoma Regional del Atlántico -CRA-. </w:t>
            </w:r>
            <w:r w:rsidDel="00000000" w:rsidR="00000000" w:rsidRPr="00000000">
              <w:rPr>
                <w:b w:val="0"/>
                <w:sz w:val="20"/>
                <w:szCs w:val="20"/>
                <w:rtl w:val="0"/>
              </w:rPr>
              <w:t xml:space="preserve">(Tesis de grado). Universidad de la Costa, Barranquilla, Colombia. .</w:t>
            </w:r>
            <w:hyperlink r:id="rId70">
              <w:r w:rsidDel="00000000" w:rsidR="00000000" w:rsidRPr="00000000">
                <w:rPr>
                  <w:b w:val="0"/>
                  <w:color w:val="0000ff"/>
                  <w:sz w:val="20"/>
                  <w:szCs w:val="20"/>
                  <w:u w:val="single"/>
                  <w:rtl w:val="0"/>
                </w:rPr>
                <w:t xml:space="preserve">https://repositorio.cuc.edu.co/bitstream/handle/11323/8393/An%C3%A1lisis%20ambiental%20de%20las%20fuentes%20generadoras%20de%20pollinaza%2C%20porquinaza%20y%20bovinaza%20objeto%20de%20control%20y%20seguimiento%20ambiental%20por%20parte%20de%20la%20Corporaci%C3%B3n%20Aut%C3%B3noma%20Regional%20del%20Atl%C3%A1ntico%20-CRA.pdf?sequence=1&amp;isAllowed=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07">
            <w:pPr>
              <w:spacing w:line="276" w:lineRule="auto"/>
              <w:rPr>
                <w:b w:val="0"/>
                <w:sz w:val="20"/>
                <w:szCs w:val="20"/>
              </w:rPr>
            </w:pPr>
            <w:r w:rsidDel="00000000" w:rsidR="00000000" w:rsidRPr="00000000">
              <w:rPr>
                <w:b w:val="0"/>
                <w:sz w:val="20"/>
                <w:szCs w:val="20"/>
                <w:rtl w:val="0"/>
              </w:rPr>
              <w:t xml:space="preserve">Tesis</w:t>
            </w:r>
          </w:p>
        </w:tc>
        <w:tc>
          <w:tcPr>
            <w:tcMar>
              <w:top w:w="100.0" w:type="dxa"/>
              <w:left w:w="100.0" w:type="dxa"/>
              <w:bottom w:w="100.0" w:type="dxa"/>
              <w:right w:w="100.0" w:type="dxa"/>
            </w:tcMar>
          </w:tcPr>
          <w:p w:rsidR="00000000" w:rsidDel="00000000" w:rsidP="00000000" w:rsidRDefault="00000000" w:rsidRPr="00000000" w14:paraId="00000408">
            <w:pPr>
              <w:spacing w:line="276" w:lineRule="auto"/>
              <w:rPr>
                <w:b w:val="0"/>
                <w:sz w:val="20"/>
                <w:szCs w:val="20"/>
              </w:rPr>
            </w:pPr>
            <w:hyperlink r:id="rId71">
              <w:r w:rsidDel="00000000" w:rsidR="00000000" w:rsidRPr="00000000">
                <w:rPr>
                  <w:b w:val="0"/>
                  <w:color w:val="0000ff"/>
                  <w:sz w:val="20"/>
                  <w:szCs w:val="20"/>
                  <w:u w:val="single"/>
                  <w:rtl w:val="0"/>
                </w:rPr>
                <w:t xml:space="preserve">https://repositorio.cuc.edu.co/bitstream/handle/11323/8393/An%C3%A1lisis%20ambiental%20de%20las%20fuentes%20generadoras%20de%20pollinaza%2C%20porquinaza%20y%20bovinaza%20objeto%20de%20control%20y%20seguimiento%20ambiental%20por%20parte%20de%20la%20Corporaci%C3%B3n%20Aut%C3%B3noma%20Regional%20del%20Atl%C3%A1ntico%20-CRA.pdf?sequence=1&amp;isAllowed=y</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09">
            <w:pPr>
              <w:spacing w:line="276" w:lineRule="auto"/>
              <w:rPr>
                <w:sz w:val="20"/>
                <w:szCs w:val="20"/>
              </w:rPr>
            </w:pPr>
            <w:r w:rsidDel="00000000" w:rsidR="00000000" w:rsidRPr="00000000">
              <w:rPr>
                <w:sz w:val="20"/>
                <w:szCs w:val="20"/>
                <w:rtl w:val="0"/>
              </w:rPr>
              <w:t xml:space="preserve">Buenas Prácticas Agropecuarias</w:t>
            </w:r>
          </w:p>
        </w:tc>
        <w:tc>
          <w:tcPr>
            <w:tcMar>
              <w:top w:w="100.0" w:type="dxa"/>
              <w:left w:w="100.0" w:type="dxa"/>
              <w:bottom w:w="100.0" w:type="dxa"/>
              <w:right w:w="100.0" w:type="dxa"/>
            </w:tcMar>
          </w:tcPr>
          <w:p w:rsidR="00000000" w:rsidDel="00000000" w:rsidP="00000000" w:rsidRDefault="00000000" w:rsidRPr="00000000" w14:paraId="0000040A">
            <w:pPr>
              <w:spacing w:line="276" w:lineRule="auto"/>
              <w:rPr>
                <w:b w:val="0"/>
                <w:sz w:val="20"/>
                <w:szCs w:val="20"/>
              </w:rPr>
            </w:pPr>
            <w:r w:rsidDel="00000000" w:rsidR="00000000" w:rsidRPr="00000000">
              <w:rPr>
                <w:b w:val="0"/>
                <w:sz w:val="20"/>
                <w:szCs w:val="20"/>
                <w:rtl w:val="0"/>
              </w:rPr>
              <w:t xml:space="preserve">Organización Panamericana de la Salud. (2015). </w:t>
            </w:r>
            <w:r w:rsidDel="00000000" w:rsidR="00000000" w:rsidRPr="00000000">
              <w:rPr>
                <w:b w:val="0"/>
                <w:i w:val="1"/>
                <w:sz w:val="20"/>
                <w:szCs w:val="20"/>
                <w:rtl w:val="0"/>
              </w:rPr>
              <w:t xml:space="preserve">Buenas Prácticas Agropecuarias (BPA) y de Manufactura (BPM). </w:t>
            </w:r>
            <w:hyperlink r:id="rId72">
              <w:r w:rsidDel="00000000" w:rsidR="00000000" w:rsidRPr="00000000">
                <w:rPr>
                  <w:b w:val="0"/>
                  <w:color w:val="0000ff"/>
                  <w:sz w:val="20"/>
                  <w:szCs w:val="20"/>
                  <w:u w:val="single"/>
                  <w:rtl w:val="0"/>
                </w:rPr>
                <w:t xml:space="preserve">https://www.paho.org/hq/dmdocuments/2015/cha-bpa-bpm.pdf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0B">
            <w:pPr>
              <w:spacing w:line="276" w:lineRule="auto"/>
              <w:rPr>
                <w:b w:val="0"/>
                <w:sz w:val="20"/>
                <w:szCs w:val="20"/>
              </w:rPr>
            </w:pPr>
            <w:r w:rsidDel="00000000" w:rsidR="00000000" w:rsidRPr="00000000">
              <w:rPr>
                <w:b w:val="0"/>
                <w:sz w:val="20"/>
                <w:szCs w:val="20"/>
                <w:rtl w:val="0"/>
              </w:rPr>
              <w:t xml:space="preserve">Guía</w:t>
            </w:r>
          </w:p>
        </w:tc>
        <w:tc>
          <w:tcPr>
            <w:tcMar>
              <w:top w:w="100.0" w:type="dxa"/>
              <w:left w:w="100.0" w:type="dxa"/>
              <w:bottom w:w="100.0" w:type="dxa"/>
              <w:right w:w="100.0" w:type="dxa"/>
            </w:tcMar>
          </w:tcPr>
          <w:p w:rsidR="00000000" w:rsidDel="00000000" w:rsidP="00000000" w:rsidRDefault="00000000" w:rsidRPr="00000000" w14:paraId="0000040C">
            <w:pPr>
              <w:spacing w:line="276" w:lineRule="auto"/>
              <w:rPr>
                <w:b w:val="0"/>
                <w:sz w:val="20"/>
                <w:szCs w:val="20"/>
              </w:rPr>
            </w:pPr>
            <w:hyperlink r:id="rId73">
              <w:r w:rsidDel="00000000" w:rsidR="00000000" w:rsidRPr="00000000">
                <w:rPr>
                  <w:b w:val="0"/>
                  <w:color w:val="0000ff"/>
                  <w:sz w:val="20"/>
                  <w:szCs w:val="20"/>
                  <w:u w:val="single"/>
                  <w:rtl w:val="0"/>
                </w:rPr>
                <w:t xml:space="preserve">https://www.paho.org/hq/dmdocuments/2015/cha-bpa-bpm.pdf</w:t>
              </w:r>
            </w:hyperlink>
            <w:r w:rsidDel="00000000" w:rsidR="00000000" w:rsidRPr="00000000">
              <w:rPr>
                <w:b w:val="0"/>
                <w:sz w:val="20"/>
                <w:szCs w:val="20"/>
                <w:rtl w:val="0"/>
              </w:rPr>
              <w:t xml:space="preserve"> </w:t>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GLOSARIO: </w:t>
      </w: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410">
            <w:pPr>
              <w:spacing w:line="276" w:lineRule="auto"/>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411">
            <w:pPr>
              <w:spacing w:line="276" w:lineRule="auto"/>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2">
            <w:pPr>
              <w:spacing w:line="276" w:lineRule="auto"/>
              <w:rPr>
                <w:sz w:val="20"/>
                <w:szCs w:val="20"/>
              </w:rPr>
            </w:pPr>
            <w:r w:rsidDel="00000000" w:rsidR="00000000" w:rsidRPr="00000000">
              <w:rPr>
                <w:sz w:val="20"/>
                <w:szCs w:val="20"/>
                <w:rtl w:val="0"/>
              </w:rPr>
              <w:t xml:space="preserve">Aforo</w:t>
            </w:r>
          </w:p>
        </w:tc>
        <w:tc>
          <w:tcPr>
            <w:tcMar>
              <w:top w:w="100.0" w:type="dxa"/>
              <w:left w:w="100.0" w:type="dxa"/>
              <w:bottom w:w="100.0" w:type="dxa"/>
              <w:right w:w="100.0" w:type="dxa"/>
            </w:tcMar>
          </w:tcPr>
          <w:p w:rsidR="00000000" w:rsidDel="00000000" w:rsidP="00000000" w:rsidRDefault="00000000" w:rsidRPr="00000000" w14:paraId="00000413">
            <w:pPr>
              <w:spacing w:line="276" w:lineRule="auto"/>
              <w:rPr>
                <w:b w:val="0"/>
                <w:sz w:val="20"/>
                <w:szCs w:val="20"/>
              </w:rPr>
            </w:pPr>
            <w:r w:rsidDel="00000000" w:rsidR="00000000" w:rsidRPr="00000000">
              <w:rPr>
                <w:b w:val="0"/>
                <w:sz w:val="20"/>
                <w:szCs w:val="20"/>
                <w:rtl w:val="0"/>
              </w:rPr>
              <w:t xml:space="preserve">medición de la cantidad de forraje disponible por unidad de área de pradera.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4">
            <w:pPr>
              <w:spacing w:line="276" w:lineRule="auto"/>
              <w:rPr>
                <w:sz w:val="20"/>
                <w:szCs w:val="20"/>
              </w:rPr>
            </w:pPr>
            <w:r w:rsidDel="00000000" w:rsidR="00000000" w:rsidRPr="00000000">
              <w:rPr>
                <w:sz w:val="20"/>
                <w:szCs w:val="20"/>
                <w:rtl w:val="0"/>
              </w:rPr>
              <w:t xml:space="preserve">Inocuidad</w:t>
            </w:r>
          </w:p>
        </w:tc>
        <w:tc>
          <w:tcPr>
            <w:tcMar>
              <w:top w:w="100.0" w:type="dxa"/>
              <w:left w:w="100.0" w:type="dxa"/>
              <w:bottom w:w="100.0" w:type="dxa"/>
              <w:right w:w="100.0" w:type="dxa"/>
            </w:tcMar>
          </w:tcPr>
          <w:p w:rsidR="00000000" w:rsidDel="00000000" w:rsidP="00000000" w:rsidRDefault="00000000" w:rsidRPr="00000000" w14:paraId="00000415">
            <w:pPr>
              <w:spacing w:line="276" w:lineRule="auto"/>
              <w:rPr>
                <w:b w:val="0"/>
                <w:sz w:val="20"/>
                <w:szCs w:val="20"/>
              </w:rPr>
            </w:pPr>
            <w:r w:rsidDel="00000000" w:rsidR="00000000" w:rsidRPr="00000000">
              <w:rPr>
                <w:b w:val="0"/>
                <w:sz w:val="20"/>
                <w:szCs w:val="20"/>
                <w:rtl w:val="0"/>
              </w:rPr>
              <w:t xml:space="preserve">condiciones y medidas necesarias que garantizan que un alimento no va a afectar la salud de las personas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6">
            <w:pPr>
              <w:spacing w:line="276" w:lineRule="auto"/>
              <w:rPr>
                <w:sz w:val="20"/>
                <w:szCs w:val="20"/>
              </w:rPr>
            </w:pPr>
            <w:r w:rsidDel="00000000" w:rsidR="00000000" w:rsidRPr="00000000">
              <w:rPr>
                <w:sz w:val="20"/>
                <w:szCs w:val="20"/>
                <w:rtl w:val="0"/>
              </w:rPr>
              <w:t xml:space="preserve">Trazabilidad </w:t>
            </w:r>
          </w:p>
        </w:tc>
        <w:tc>
          <w:tcPr>
            <w:tcMar>
              <w:top w:w="100.0" w:type="dxa"/>
              <w:left w:w="100.0" w:type="dxa"/>
              <w:bottom w:w="100.0" w:type="dxa"/>
              <w:right w:w="100.0" w:type="dxa"/>
            </w:tcMar>
          </w:tcPr>
          <w:p w:rsidR="00000000" w:rsidDel="00000000" w:rsidP="00000000" w:rsidRDefault="00000000" w:rsidRPr="00000000" w14:paraId="00000417">
            <w:pPr>
              <w:spacing w:line="276" w:lineRule="auto"/>
              <w:rPr>
                <w:b w:val="0"/>
                <w:sz w:val="20"/>
                <w:szCs w:val="20"/>
              </w:rPr>
            </w:pPr>
            <w:r w:rsidDel="00000000" w:rsidR="00000000" w:rsidRPr="00000000">
              <w:rPr>
                <w:b w:val="0"/>
                <w:sz w:val="20"/>
                <w:szCs w:val="20"/>
                <w:rtl w:val="0"/>
              </w:rPr>
              <w:t xml:space="preserve">capacidad para rastrear los procesos que se dan durante la actividad productiva. </w:t>
            </w:r>
          </w:p>
        </w:tc>
      </w:tr>
    </w:tbl>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numPr>
          <w:ilvl w:val="0"/>
          <w:numId w:val="1"/>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REFERENCIAS BIBLIOGRÁFICAS: </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ind w:left="720" w:hanging="720"/>
        <w:jc w:val="both"/>
        <w:rPr/>
      </w:pPr>
      <w:r w:rsidDel="00000000" w:rsidR="00000000" w:rsidRPr="00000000">
        <w:rPr>
          <w:rtl w:val="0"/>
        </w:rPr>
      </w:r>
    </w:p>
    <w:p w:rsidR="00000000" w:rsidDel="00000000" w:rsidP="00000000" w:rsidRDefault="00000000" w:rsidRPr="00000000" w14:paraId="0000041D">
      <w:pPr>
        <w:ind w:left="720" w:hanging="720"/>
        <w:jc w:val="both"/>
        <w:rPr>
          <w:color w:val="1d1d1b"/>
        </w:rPr>
      </w:pPr>
      <w:r w:rsidDel="00000000" w:rsidR="00000000" w:rsidRPr="00000000">
        <w:rPr>
          <w:color w:val="1d1d1b"/>
          <w:rtl w:val="0"/>
        </w:rPr>
        <w:t xml:space="preserve">Estrada, L., I., Esparza, J., S., Albarrán, P., B., Yong Á., G., Rayas, A., A. A., García,</w:t>
      </w:r>
    </w:p>
    <w:p w:rsidR="00000000" w:rsidDel="00000000" w:rsidP="00000000" w:rsidRDefault="00000000" w:rsidRPr="00000000" w14:paraId="0000041E">
      <w:pPr>
        <w:ind w:left="720" w:hanging="720"/>
        <w:jc w:val="both"/>
        <w:rPr>
          <w:color w:val="1d1d1b"/>
        </w:rPr>
      </w:pPr>
      <w:r w:rsidDel="00000000" w:rsidR="00000000" w:rsidRPr="00000000">
        <w:rPr>
          <w:color w:val="1d1d1b"/>
          <w:rtl w:val="0"/>
        </w:rPr>
        <w:t xml:space="preserve">M., A. (2018). Evaluación productiva y económica de un sistema silvopastoril intensivo en bovinos</w:t>
      </w:r>
    </w:p>
    <w:p w:rsidR="00000000" w:rsidDel="00000000" w:rsidP="00000000" w:rsidRDefault="00000000" w:rsidRPr="00000000" w14:paraId="0000041F">
      <w:pPr>
        <w:ind w:left="720" w:hanging="720"/>
        <w:jc w:val="both"/>
        <w:rPr>
          <w:color w:val="1d1d1b"/>
        </w:rPr>
      </w:pPr>
      <w:r w:rsidDel="00000000" w:rsidR="00000000" w:rsidRPr="00000000">
        <w:rPr>
          <w:color w:val="1d1d1b"/>
          <w:rtl w:val="0"/>
        </w:rPr>
        <w:t xml:space="preserve">doble propósito en Michoacán, México. </w:t>
      </w:r>
      <w:r w:rsidDel="00000000" w:rsidR="00000000" w:rsidRPr="00000000">
        <w:rPr>
          <w:i w:val="1"/>
          <w:color w:val="1d1d1b"/>
          <w:rtl w:val="0"/>
        </w:rPr>
        <w:t xml:space="preserve">CIENCIA ergo-sum, 25</w:t>
      </w:r>
      <w:r w:rsidDel="00000000" w:rsidR="00000000" w:rsidRPr="00000000">
        <w:rPr>
          <w:color w:val="1d1d1b"/>
          <w:rtl w:val="0"/>
        </w:rPr>
        <w:t xml:space="preserve">(3). </w:t>
      </w:r>
      <w:hyperlink r:id="rId74">
        <w:r w:rsidDel="00000000" w:rsidR="00000000" w:rsidRPr="00000000">
          <w:rPr>
            <w:color w:val="0000ff"/>
            <w:u w:val="single"/>
            <w:rtl w:val="0"/>
          </w:rPr>
          <w:t xml:space="preserve">https://doi.org/10.30878/ces.v25n3a7</w:t>
        </w:r>
      </w:hyperlink>
      <w:r w:rsidDel="00000000" w:rsidR="00000000" w:rsidRPr="00000000">
        <w:rPr>
          <w:rtl w:val="0"/>
        </w:rPr>
      </w:r>
    </w:p>
    <w:p w:rsidR="00000000" w:rsidDel="00000000" w:rsidP="00000000" w:rsidRDefault="00000000" w:rsidRPr="00000000" w14:paraId="00000420">
      <w:pPr>
        <w:ind w:left="720" w:hanging="720"/>
        <w:jc w:val="both"/>
        <w:rPr/>
      </w:pPr>
      <w:r w:rsidDel="00000000" w:rsidR="00000000" w:rsidRPr="00000000">
        <w:rPr>
          <w:rtl w:val="0"/>
        </w:rPr>
      </w:r>
    </w:p>
    <w:p w:rsidR="00000000" w:rsidDel="00000000" w:rsidP="00000000" w:rsidRDefault="00000000" w:rsidRPr="00000000" w14:paraId="00000421">
      <w:pPr>
        <w:ind w:left="720" w:hanging="720"/>
        <w:rPr/>
      </w:pPr>
      <w:r w:rsidDel="00000000" w:rsidR="00000000" w:rsidRPr="00000000">
        <w:rPr>
          <w:rtl w:val="0"/>
        </w:rPr>
        <w:t xml:space="preserve">Instituto Interamericano de Cooperación para la Agricultura. (2018). </w:t>
      </w:r>
      <w:r w:rsidDel="00000000" w:rsidR="00000000" w:rsidRPr="00000000">
        <w:rPr>
          <w:i w:val="1"/>
          <w:rtl w:val="0"/>
        </w:rPr>
        <w:t xml:space="preserve">Buenas prácticas pecuarias en la producción de ganado bovino. </w:t>
      </w:r>
      <w:r w:rsidDel="00000000" w:rsidR="00000000" w:rsidRPr="00000000">
        <w:rPr>
          <w:rtl w:val="0"/>
        </w:rPr>
        <w:t xml:space="preserve">Instituto Interamericano de Cooperación para la Agricultura. </w:t>
      </w:r>
    </w:p>
    <w:p w:rsidR="00000000" w:rsidDel="00000000" w:rsidP="00000000" w:rsidRDefault="00000000" w:rsidRPr="00000000" w14:paraId="00000422">
      <w:pPr>
        <w:ind w:left="720" w:hanging="720"/>
        <w:jc w:val="both"/>
        <w:rPr>
          <w:color w:val="000000"/>
        </w:rPr>
      </w:pPr>
      <w:r w:rsidDel="00000000" w:rsidR="00000000" w:rsidRPr="00000000">
        <w:rPr>
          <w:rtl w:val="0"/>
        </w:rPr>
      </w:r>
    </w:p>
    <w:p w:rsidR="00000000" w:rsidDel="00000000" w:rsidP="00000000" w:rsidRDefault="00000000" w:rsidRPr="00000000" w14:paraId="00000423">
      <w:pPr>
        <w:ind w:left="720" w:hanging="720"/>
        <w:rPr>
          <w:color w:val="000000"/>
        </w:rPr>
      </w:pPr>
      <w:r w:rsidDel="00000000" w:rsidR="00000000" w:rsidRPr="00000000">
        <w:rPr>
          <w:color w:val="000000"/>
          <w:rtl w:val="0"/>
        </w:rPr>
        <w:t xml:space="preserve">Organismo Internacional Regional de Salud Agropecuaria. (2016). </w:t>
      </w:r>
      <w:r w:rsidDel="00000000" w:rsidR="00000000" w:rsidRPr="00000000">
        <w:rPr>
          <w:i w:val="1"/>
          <w:color w:val="000000"/>
          <w:rtl w:val="0"/>
        </w:rPr>
        <w:t xml:space="preserve">Manual de buenas prácticas pecuarias en bovinos, porcinos y aves</w:t>
      </w:r>
      <w:r w:rsidDel="00000000" w:rsidR="00000000" w:rsidRPr="00000000">
        <w:rPr>
          <w:color w:val="000000"/>
          <w:rtl w:val="0"/>
        </w:rPr>
        <w:t xml:space="preserve">. Organismo Internacional Regional de Salud Agropecuaria.</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1"/>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CONTROL DEL DOCUMENTO</w: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2124"/>
        <w:gridCol w:w="2692"/>
        <w:gridCol w:w="1888"/>
        <w:tblGridChange w:id="0">
          <w:tblGrid>
            <w:gridCol w:w="1272"/>
            <w:gridCol w:w="1991"/>
            <w:gridCol w:w="2124"/>
            <w:gridCol w:w="2692"/>
            <w:gridCol w:w="1888"/>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428">
            <w:pPr>
              <w:spacing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429">
            <w:pPr>
              <w:spacing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42A">
            <w:pPr>
              <w:spacing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42B">
            <w:pPr>
              <w:spacing w:line="276" w:lineRule="auto"/>
              <w:jc w:val="cente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42C">
            <w:pPr>
              <w:spacing w:line="276" w:lineRule="auto"/>
              <w:jc w:val="center"/>
              <w:rPr>
                <w:sz w:val="20"/>
                <w:szCs w:val="20"/>
              </w:rPr>
            </w:pPr>
            <w:r w:rsidDel="00000000" w:rsidR="00000000" w:rsidRPr="00000000">
              <w:rPr>
                <w:sz w:val="20"/>
                <w:szCs w:val="20"/>
                <w:rtl w:val="0"/>
              </w:rPr>
              <w:t xml:space="preserve">(Para el SENA indicar Regional y Centro de Formación)</w:t>
            </w:r>
          </w:p>
        </w:tc>
        <w:tc>
          <w:tcPr>
            <w:vAlign w:val="center"/>
          </w:tcPr>
          <w:p w:rsidR="00000000" w:rsidDel="00000000" w:rsidP="00000000" w:rsidRDefault="00000000" w:rsidRPr="00000000" w14:paraId="0000042D">
            <w:pPr>
              <w:spacing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42E">
            <w:pPr>
              <w:spacing w:line="276" w:lineRule="auto"/>
              <w:jc w:val="center"/>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line="276" w:lineRule="auto"/>
              <w:rPr>
                <w:b w:val="0"/>
                <w:sz w:val="20"/>
                <w:szCs w:val="20"/>
              </w:rPr>
            </w:pPr>
            <w:r w:rsidDel="00000000" w:rsidR="00000000" w:rsidRPr="00000000">
              <w:rPr>
                <w:b w:val="0"/>
                <w:sz w:val="20"/>
                <w:szCs w:val="20"/>
                <w:rtl w:val="0"/>
              </w:rPr>
              <w:t xml:space="preserve">Carlos Andrés Sánchez Suárez</w:t>
            </w:r>
          </w:p>
        </w:tc>
        <w:tc>
          <w:tcPr>
            <w:vAlign w:val="cente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Centro Agropecuario La Granja</w:t>
            </w:r>
          </w:p>
        </w:tc>
        <w:tc>
          <w:tcPr>
            <w:vAlign w:val="cente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vAlign w:val="cente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434">
            <w:pPr>
              <w:spacing w:line="276" w:lineRule="auto"/>
              <w:rPr>
                <w:sz w:val="20"/>
                <w:szCs w:val="20"/>
              </w:rPr>
            </w:pPr>
            <w:r w:rsidDel="00000000" w:rsidR="00000000" w:rsidRPr="00000000">
              <w:rPr>
                <w:b w:val="0"/>
                <w:sz w:val="20"/>
                <w:szCs w:val="20"/>
                <w:rtl w:val="0"/>
              </w:rPr>
              <w:t xml:space="preserve">Angela María Zapata Guzmán</w:t>
            </w:r>
            <w:r w:rsidDel="00000000" w:rsidR="00000000" w:rsidRPr="00000000">
              <w:rPr>
                <w:rtl w:val="0"/>
              </w:rPr>
            </w:r>
          </w:p>
        </w:tc>
        <w:tc>
          <w:tcPr>
            <w:vAlign w:val="center"/>
          </w:tcPr>
          <w:p w:rsidR="00000000" w:rsidDel="00000000" w:rsidP="00000000" w:rsidRDefault="00000000" w:rsidRPr="00000000" w14:paraId="00000435">
            <w:pPr>
              <w:spacing w:line="276" w:lineRule="auto"/>
              <w:jc w:val="both"/>
              <w:rPr>
                <w:sz w:val="20"/>
                <w:szCs w:val="20"/>
              </w:rPr>
            </w:pPr>
            <w:r w:rsidDel="00000000" w:rsidR="00000000" w:rsidRPr="00000000">
              <w:rPr>
                <w:b w:val="0"/>
                <w:sz w:val="20"/>
                <w:szCs w:val="20"/>
                <w:rtl w:val="0"/>
              </w:rPr>
              <w:t xml:space="preserve">Diseñadora Instruccional </w:t>
            </w:r>
            <w:r w:rsidDel="00000000" w:rsidR="00000000" w:rsidRPr="00000000">
              <w:rPr>
                <w:rtl w:val="0"/>
              </w:rPr>
            </w:r>
          </w:p>
        </w:tc>
        <w:tc>
          <w:tcPr>
            <w:vAlign w:val="center"/>
          </w:tcPr>
          <w:p w:rsidR="00000000" w:rsidDel="00000000" w:rsidP="00000000" w:rsidRDefault="00000000" w:rsidRPr="00000000" w14:paraId="00000436">
            <w:pPr>
              <w:spacing w:line="276" w:lineRule="auto"/>
              <w:jc w:val="both"/>
              <w:rPr>
                <w:sz w:val="20"/>
                <w:szCs w:val="20"/>
              </w:rPr>
            </w:pPr>
            <w:r w:rsidDel="00000000" w:rsidR="00000000" w:rsidRPr="00000000">
              <w:rPr>
                <w:b w:val="0"/>
                <w:sz w:val="20"/>
                <w:szCs w:val="20"/>
                <w:rtl w:val="0"/>
              </w:rPr>
              <w:t xml:space="preserve">Ecosistema</w:t>
            </w:r>
            <w:r w:rsidDel="00000000" w:rsidR="00000000" w:rsidRPr="00000000">
              <w:rPr>
                <w:rtl w:val="0"/>
              </w:rPr>
            </w:r>
          </w:p>
        </w:tc>
        <w:tc>
          <w:tcPr>
            <w:vAlign w:val="center"/>
          </w:tcPr>
          <w:p w:rsidR="00000000" w:rsidDel="00000000" w:rsidP="00000000" w:rsidRDefault="00000000" w:rsidRPr="00000000" w14:paraId="00000437">
            <w:pPr>
              <w:spacing w:line="276" w:lineRule="auto"/>
              <w:jc w:val="both"/>
              <w:rPr>
                <w:sz w:val="20"/>
                <w:szCs w:val="20"/>
              </w:rPr>
            </w:pPr>
            <w:r w:rsidDel="00000000" w:rsidR="00000000" w:rsidRPr="00000000">
              <w:rPr>
                <w:b w:val="0"/>
                <w:sz w:val="20"/>
                <w:szCs w:val="20"/>
                <w:rtl w:val="0"/>
              </w:rPr>
              <w:t xml:space="preserve">Noviembre de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439">
            <w:pPr>
              <w:spacing w:line="276" w:lineRule="auto"/>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43A">
            <w:pPr>
              <w:spacing w:line="276" w:lineRule="auto"/>
              <w:jc w:val="both"/>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43B">
            <w:pPr>
              <w:spacing w:line="276" w:lineRule="auto"/>
              <w:jc w:val="both"/>
              <w:rPr>
                <w:b w:val="0"/>
                <w:sz w:val="20"/>
                <w:szCs w:val="20"/>
              </w:rPr>
            </w:pPr>
            <w:r w:rsidDel="00000000" w:rsidR="00000000" w:rsidRPr="00000000">
              <w:rPr>
                <w:b w:val="0"/>
                <w:sz w:val="20"/>
                <w:szCs w:val="20"/>
                <w:rtl w:val="0"/>
              </w:rPr>
              <w:t xml:space="preserve">Regional Distrito Capital- Centro Diseño y Metrología </w:t>
            </w:r>
          </w:p>
        </w:tc>
        <w:tc>
          <w:tcPr>
            <w:vAlign w:val="center"/>
          </w:tcPr>
          <w:p w:rsidR="00000000" w:rsidDel="00000000" w:rsidP="00000000" w:rsidRDefault="00000000" w:rsidRPr="00000000" w14:paraId="0000043C">
            <w:pPr>
              <w:spacing w:line="276" w:lineRule="auto"/>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vAlign w:val="center"/>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43E">
            <w:pPr>
              <w:spacing w:line="276" w:lineRule="auto"/>
              <w:rPr>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43F">
            <w:pPr>
              <w:spacing w:line="276" w:lineRule="auto"/>
              <w:jc w:val="both"/>
              <w:rPr>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vAlign w:val="center"/>
          </w:tcPr>
          <w:p w:rsidR="00000000" w:rsidDel="00000000" w:rsidP="00000000" w:rsidRDefault="00000000" w:rsidRPr="00000000" w14:paraId="00000440">
            <w:pPr>
              <w:spacing w:line="276" w:lineRule="auto"/>
              <w:jc w:val="both"/>
              <w:rPr>
                <w:sz w:val="20"/>
                <w:szCs w:val="20"/>
              </w:rPr>
            </w:pPr>
            <w:r w:rsidDel="00000000" w:rsidR="00000000" w:rsidRPr="00000000">
              <w:rPr>
                <w:b w:val="0"/>
                <w:color w:val="000000"/>
                <w:sz w:val="20"/>
                <w:szCs w:val="20"/>
                <w:rtl w:val="0"/>
              </w:rPr>
              <w:t xml:space="preserve">Centro Industrial del Diseño y la Manufactura – Regional Santander</w:t>
            </w:r>
            <w:r w:rsidDel="00000000" w:rsidR="00000000" w:rsidRPr="00000000">
              <w:rPr>
                <w:rtl w:val="0"/>
              </w:rPr>
            </w:r>
          </w:p>
        </w:tc>
        <w:tc>
          <w:tcPr>
            <w:vAlign w:val="center"/>
          </w:tcPr>
          <w:p w:rsidR="00000000" w:rsidDel="00000000" w:rsidP="00000000" w:rsidRDefault="00000000" w:rsidRPr="00000000" w14:paraId="00000441">
            <w:pPr>
              <w:spacing w:line="276" w:lineRule="auto"/>
              <w:jc w:val="both"/>
              <w:rPr>
                <w:sz w:val="20"/>
                <w:szCs w:val="20"/>
              </w:rPr>
            </w:pPr>
            <w:r w:rsidDel="00000000" w:rsidR="00000000" w:rsidRPr="00000000">
              <w:rPr>
                <w:b w:val="0"/>
                <w:sz w:val="20"/>
                <w:szCs w:val="20"/>
                <w:rtl w:val="0"/>
              </w:rPr>
              <w:t xml:space="preserve">Noviembre de 2021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443">
            <w:pPr>
              <w:rPr>
                <w:b w:val="0"/>
                <w:color w:val="000000"/>
                <w:sz w:val="20"/>
                <w:szCs w:val="20"/>
              </w:rPr>
            </w:pPr>
            <w:r w:rsidDel="00000000" w:rsidR="00000000" w:rsidRPr="00000000">
              <w:rPr>
                <w:b w:val="0"/>
                <w:color w:val="000000"/>
                <w:sz w:val="20"/>
                <w:szCs w:val="20"/>
                <w:rtl w:val="0"/>
              </w:rPr>
              <w:t xml:space="preserve">José Gabriel Ortiz Abella</w:t>
            </w:r>
          </w:p>
        </w:tc>
        <w:tc>
          <w:tcPr>
            <w:vAlign w:val="center"/>
          </w:tcPr>
          <w:p w:rsidR="00000000" w:rsidDel="00000000" w:rsidP="00000000" w:rsidRDefault="00000000" w:rsidRPr="00000000" w14:paraId="00000444">
            <w:pPr>
              <w:jc w:val="both"/>
              <w:rPr>
                <w:b w:val="0"/>
                <w:color w:val="000000"/>
                <w:sz w:val="20"/>
                <w:szCs w:val="20"/>
              </w:rPr>
            </w:pPr>
            <w:r w:rsidDel="00000000" w:rsidR="00000000" w:rsidRPr="00000000">
              <w:rPr>
                <w:b w:val="0"/>
                <w:color w:val="000000"/>
                <w:sz w:val="20"/>
                <w:szCs w:val="20"/>
                <w:rtl w:val="0"/>
              </w:rPr>
              <w:t xml:space="preserve">Corrector de estilo</w:t>
            </w:r>
          </w:p>
        </w:tc>
        <w:tc>
          <w:tcPr>
            <w:vAlign w:val="center"/>
          </w:tcPr>
          <w:p w:rsidR="00000000" w:rsidDel="00000000" w:rsidP="00000000" w:rsidRDefault="00000000" w:rsidRPr="00000000" w14:paraId="00000445">
            <w:pPr>
              <w:jc w:val="both"/>
              <w:rPr>
                <w:b w:val="0"/>
                <w:color w:val="000000"/>
                <w:sz w:val="20"/>
                <w:szCs w:val="20"/>
              </w:rPr>
            </w:pPr>
            <w:bookmarkStart w:colFirst="0" w:colLast="0" w:name="_heading=h.2et92p0" w:id="5"/>
            <w:bookmarkEnd w:id="5"/>
            <w:r w:rsidDel="00000000" w:rsidR="00000000" w:rsidRPr="00000000">
              <w:rPr>
                <w:b w:val="0"/>
                <w:color w:val="00000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446">
            <w:pPr>
              <w:jc w:val="both"/>
              <w:rPr>
                <w:b w:val="0"/>
                <w:sz w:val="20"/>
                <w:szCs w:val="20"/>
              </w:rPr>
            </w:pPr>
            <w:r w:rsidDel="00000000" w:rsidR="00000000" w:rsidRPr="00000000">
              <w:rPr>
                <w:b w:val="0"/>
                <w:sz w:val="20"/>
                <w:szCs w:val="20"/>
                <w:rtl w:val="0"/>
              </w:rPr>
              <w:t xml:space="preserve">Diciembre del 2021.</w:t>
            </w:r>
          </w:p>
        </w:tc>
      </w:tr>
    </w:tbl>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CONTROL DE CAMBIOS </w:t>
      </w: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(Diligenciar únicamente si realiza ajustes a la Unidad Temática)</w:t>
      </w:r>
    </w:p>
    <w:p w:rsidR="00000000" w:rsidDel="00000000" w:rsidP="00000000" w:rsidRDefault="00000000" w:rsidRPr="00000000" w14:paraId="0000044A">
      <w:pPr>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4B">
            <w:pPr>
              <w:spacing w:line="276" w:lineRule="auto"/>
              <w:rPr>
                <w:sz w:val="20"/>
                <w:szCs w:val="20"/>
              </w:rPr>
            </w:pPr>
            <w:r w:rsidDel="00000000" w:rsidR="00000000" w:rsidRPr="00000000">
              <w:rPr>
                <w:rtl w:val="0"/>
              </w:rPr>
            </w:r>
          </w:p>
        </w:tc>
        <w:tc>
          <w:tcPr/>
          <w:p w:rsidR="00000000" w:rsidDel="00000000" w:rsidP="00000000" w:rsidRDefault="00000000" w:rsidRPr="00000000" w14:paraId="0000044C">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4D">
            <w:pPr>
              <w:spacing w:line="276" w:lineRule="auto"/>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4E">
            <w:pPr>
              <w:spacing w:line="276" w:lineRule="auto"/>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4F">
            <w:pPr>
              <w:spacing w:line="276" w:lineRule="auto"/>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50">
            <w:pPr>
              <w:spacing w:line="276" w:lineRule="auto"/>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51">
            <w:pPr>
              <w:spacing w:line="276" w:lineRule="auto"/>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52">
            <w:pPr>
              <w:spacing w:line="276" w:lineRule="auto"/>
              <w:rPr>
                <w:sz w:val="20"/>
                <w:szCs w:val="20"/>
              </w:rPr>
            </w:pPr>
            <w:r w:rsidDel="00000000" w:rsidR="00000000" w:rsidRPr="00000000">
              <w:rPr>
                <w:rtl w:val="0"/>
              </w:rPr>
            </w:r>
          </w:p>
        </w:tc>
        <w:tc>
          <w:tcPr/>
          <w:p w:rsidR="00000000" w:rsidDel="00000000" w:rsidP="00000000" w:rsidRDefault="00000000" w:rsidRPr="00000000" w14:paraId="00000453">
            <w:pPr>
              <w:spacing w:line="276" w:lineRule="auto"/>
              <w:rPr>
                <w:sz w:val="20"/>
                <w:szCs w:val="20"/>
              </w:rPr>
            </w:pPr>
            <w:r w:rsidDel="00000000" w:rsidR="00000000" w:rsidRPr="00000000">
              <w:rPr>
                <w:rtl w:val="0"/>
              </w:rPr>
            </w:r>
          </w:p>
        </w:tc>
        <w:tc>
          <w:tcPr/>
          <w:p w:rsidR="00000000" w:rsidDel="00000000" w:rsidP="00000000" w:rsidRDefault="00000000" w:rsidRPr="00000000" w14:paraId="00000454">
            <w:pPr>
              <w:spacing w:line="276" w:lineRule="auto"/>
              <w:rPr>
                <w:sz w:val="20"/>
                <w:szCs w:val="20"/>
              </w:rPr>
            </w:pPr>
            <w:r w:rsidDel="00000000" w:rsidR="00000000" w:rsidRPr="00000000">
              <w:rPr>
                <w:rtl w:val="0"/>
              </w:rPr>
            </w:r>
          </w:p>
        </w:tc>
        <w:tc>
          <w:tcPr/>
          <w:p w:rsidR="00000000" w:rsidDel="00000000" w:rsidP="00000000" w:rsidRDefault="00000000" w:rsidRPr="00000000" w14:paraId="00000455">
            <w:pPr>
              <w:spacing w:line="276" w:lineRule="auto"/>
              <w:rPr>
                <w:sz w:val="20"/>
                <w:szCs w:val="20"/>
              </w:rPr>
            </w:pPr>
            <w:r w:rsidDel="00000000" w:rsidR="00000000" w:rsidRPr="00000000">
              <w:rPr>
                <w:rtl w:val="0"/>
              </w:rPr>
            </w:r>
          </w:p>
        </w:tc>
        <w:tc>
          <w:tcPr/>
          <w:p w:rsidR="00000000" w:rsidDel="00000000" w:rsidP="00000000" w:rsidRDefault="00000000" w:rsidRPr="00000000" w14:paraId="00000456">
            <w:pPr>
              <w:spacing w:line="276" w:lineRule="auto"/>
              <w:rPr>
                <w:sz w:val="20"/>
                <w:szCs w:val="20"/>
              </w:rPr>
            </w:pPr>
            <w:r w:rsidDel="00000000" w:rsidR="00000000" w:rsidRPr="00000000">
              <w:rPr>
                <w:rtl w:val="0"/>
              </w:rPr>
            </w:r>
          </w:p>
        </w:tc>
      </w:tr>
    </w:tbl>
    <w:p w:rsidR="00000000" w:rsidDel="00000000" w:rsidP="00000000" w:rsidRDefault="00000000" w:rsidRPr="00000000" w14:paraId="00000457">
      <w:pPr>
        <w:rPr/>
      </w:pPr>
      <w:r w:rsidDel="00000000" w:rsidR="00000000" w:rsidRPr="00000000">
        <w:rPr>
          <w:rtl w:val="0"/>
        </w:rPr>
      </w:r>
    </w:p>
    <w:sectPr>
      <w:headerReference r:id="rId75" w:type="default"/>
      <w:footerReference r:id="rId7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gela Zapata Guzmán" w:id="21" w:date="2021-11-16T22:59: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JGOA" w:id="14" w:date="2021-12-07T16:55: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https://commanderagquip.com.au/product/permanent-cattle-yards/</w:t>
      </w:r>
    </w:p>
  </w:comment>
  <w:comment w:author="Angela Zapata Guzmán" w:id="9" w:date="2021-11-16T14:43: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CF001_2B_Salud_Seguridad_Trabajo_infografía_Interac</w:t>
      </w:r>
    </w:p>
  </w:comment>
  <w:comment w:author="ZULEIDY MARIA RUIZ TORRES" w:id="7" w:date="2021-12-10T15:54:42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maquetar</w:t>
      </w:r>
    </w:p>
  </w:comment>
  <w:comment w:author="Angela Zapata Guzmán" w:id="31" w:date="2021-11-17T00:48: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Angela Zapata Guzmán" w:id="1" w:date="2021-11-14T18:37: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DI_CF01_1_control_funcionamiento_unidad_pecuaria_Video</w:t>
      </w:r>
    </w:p>
  </w:comment>
  <w:comment w:author="Angela Zapata Guzmán" w:id="3" w:date="2021-11-16T10:37: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CF001_1B_Componentes_sistemas_pecuarios_Sliders</w:t>
      </w:r>
    </w:p>
  </w:comment>
  <w:comment w:author="Angela Zapata Guzmán" w:id="41" w:date="2021-11-17T01:47: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elaborar un esquema como lo planeta el experto, con base al cuadro modelo Clasificación de los residuos sólidos</w:t>
      </w:r>
    </w:p>
  </w:comment>
  <w:comment w:author="ZULEIDY MARIA RUIZ TORRES" w:id="36" w:date="2021-12-10T15:55:55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ZULEIDY MARIA RUIZ TORRES" w:id="39" w:date="2021-12-10T15:56:07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maquetar</w:t>
      </w:r>
    </w:p>
  </w:comment>
  <w:comment w:author="Angela Zapata Guzmán" w:id="38" w:date="2021-11-17T13:19: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CF001_5C_Pasos_procesos_limpieza_desinfección_Tarjetas</w:t>
      </w:r>
    </w:p>
  </w:comment>
  <w:comment w:author="Angela Zapata Guzmán" w:id="34" w:date="2021-11-17T01:23: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DI_ CF001_4A_Elaboración de cronogramas_infografia</w:t>
      </w:r>
    </w:p>
  </w:comment>
  <w:comment w:author="Angela Zapata Guzmán" w:id="8" w:date="2021-11-16T13:37: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DI_ CF001_2A_Aspectos_Normativos_Video</w:t>
      </w:r>
    </w:p>
  </w:comment>
  <w:comment w:author="Angela Zapata Guzmán" w:id="27" w:date="2021-11-17T00:10: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Angela Zapata Guzmán" w:id="23" w:date="2021-11-16T23:14: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Angela Zapata Guzmán" w:id="20" w:date="2021-11-23T10:06: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DI_ CF001_3C_Áreas_mínimas_Pestañas</w:t>
      </w:r>
    </w:p>
  </w:comment>
  <w:comment w:author="Angela Zapata Guzmán" w:id="22" w:date="2021-11-16T23:02: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elaborar un esquema como lo planeta el experto, con base al cuadro modelo</w:t>
      </w:r>
    </w:p>
  </w:comment>
  <w:comment w:author="Angela Zapata Guzmán" w:id="35" w:date="2021-11-17T01:40: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DI_ CF001_4B_Manejo_Contingencias_Infografía</w:t>
      </w:r>
    </w:p>
  </w:comment>
  <w:comment w:author="Angela Zapata Guzmán" w:id="42" w:date="2021-11-17T01:53: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hacer un acordeón con este contenido</w:t>
      </w:r>
    </w:p>
  </w:comment>
  <w:comment w:author="Angela Zapata Guzmán" w:id="5" w:date="2021-11-16T12:44: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CF001_1D_Parámetros_Productivos _Pestañas</w:t>
      </w:r>
    </w:p>
  </w:comment>
  <w:comment w:author="Angela Zapata Guzmán" w:id="12" w:date="2021-11-23T10:01: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CF001_3A_Planificación_Unidad_Productiva_Sliders</w:t>
      </w:r>
    </w:p>
  </w:comment>
  <w:comment w:author="Angela Zapata Guzmán" w:id="40" w:date="2021-11-17T01:51: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 de Manejo seguro de residuos</w:t>
      </w:r>
    </w:p>
  </w:comment>
  <w:comment w:author="JGOA" w:id="19" w:date="2021-12-07T16:56: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http://zootecniayveterinariaquindio.blogspot.com/p/instalacion-para-un-aprisco.html</w:t>
      </w:r>
    </w:p>
  </w:comment>
  <w:comment w:author="Angela Zapata Guzmán" w:id="25" w:date="2021-11-16T23:15: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Angela Zapata Guzmán" w:id="24" w:date="2021-11-16T10:47: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elaborar un esquema como lo planeta el experto, con base al cuadro modelo</w:t>
      </w:r>
    </w:p>
  </w:comment>
  <w:comment w:author="Angela Zapata Guzmán" w:id="4" w:date="2021-11-16T12:49: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CF001_1C_Principales _explotaciones _pecuarias_infografía_Interac</w:t>
      </w:r>
    </w:p>
  </w:comment>
  <w:comment w:author="JGOA" w:id="17" w:date="2021-12-07T16:55: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https://www.bibliocad.com/es/biblioteca/porqueriza-cerdo_130718/</w:t>
      </w:r>
    </w:p>
  </w:comment>
  <w:comment w:author="Angela Zapata Guzmán" w:id="29" w:date="2021-11-17T00:43: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Angela Zapata Guzmán" w:id="10" w:date="2021-11-16T10:46: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elaborar un esquema como lo planeta el experto, con base al cuadro modelo de Marco normativo aspectos ambientales</w:t>
      </w:r>
    </w:p>
  </w:comment>
  <w:comment w:author="Angela Zapata Guzmán" w:id="11" w:date="2021-11-16T16:18: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CF001_2B_Salud_Seguridad_Trabajo_infografía_Interac</w:t>
      </w:r>
    </w:p>
  </w:comment>
  <w:comment w:author="Angela Zapata Guzmán" w:id="37" w:date="2021-11-17T12:17: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CF001_5A_Mantenimiento_equipos_instalaciones_Video</w:t>
      </w:r>
    </w:p>
  </w:comment>
  <w:comment w:author="JGOA" w:id="16" w:date="2021-12-07T16:55: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https://www.deercreekstables.com/sheds/12-foot-run-in-shed/</w:t>
      </w:r>
    </w:p>
  </w:comment>
  <w:comment w:author="Angela Zapata Guzmán" w:id="2" w:date="2021-11-14T18:38: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DI_CF001_1A_Características_Tarjetas</w:t>
      </w:r>
    </w:p>
  </w:comment>
  <w:comment w:author="Angela Zapata Guzmán" w:id="30" w:date="2021-11-17T00:47: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párrafo de texto destacado que resalte esta información</w:t>
      </w:r>
    </w:p>
  </w:comment>
  <w:comment w:author="JGOA" w:id="15" w:date="2021-12-07T16:55: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https://www.horseproperties.net/blog/horse-shelters-stalls-vs-run-sheds/</w:t>
      </w:r>
    </w:p>
  </w:comment>
  <w:comment w:author="Angela Zapata Guzmán" w:id="33" w:date="2021-11-17T00:55: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elaborar un esquema como lo plantea el experto, con base al cuadro modelo</w:t>
      </w:r>
    </w:p>
  </w:comment>
  <w:comment w:author="JGOA" w:id="13" w:date="2021-12-07T16:55: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http://www.jlcsp.com.br/curral-currais-convencionais-anti-stress-para-frigorificos-e-leite/</w:t>
      </w:r>
    </w:p>
  </w:comment>
  <w:comment w:author="Angela Zapata Guzmán" w:id="6" w:date="2021-11-16T11:52: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CF001_1E_Buenas_Prácticas_Pecuarias_Pestañas</w:t>
      </w:r>
    </w:p>
  </w:comment>
  <w:comment w:author="Angela Zapata Guzmán" w:id="28" w:date="2021-11-17T00:37: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elaborado por el experto DI_ CF001_3D_ Equipos _explotaciones_pecuarias_Pestañas</w:t>
      </w:r>
    </w:p>
  </w:comment>
  <w:comment w:author="JGOA" w:id="18" w:date="2021-12-07T16:55: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https://www.michiganfarmnews.com//farm-news/Unions-allies-in-House-again-come-out-against-new-swine-rule/</w:t>
      </w:r>
    </w:p>
  </w:comment>
  <w:comment w:author="ZULEIDY MARIA RUIZ TORRES" w:id="0" w:date="2021-12-10T15:54:29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ngela Zapata Guzmán" w:id="32" w:date="2021-11-17T00:53: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hacer un acordeón con este contenido</w:t>
      </w:r>
    </w:p>
  </w:comment>
  <w:comment w:author="Angela Zapata Guzmán" w:id="26" w:date="2021-11-24T01:59: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producción generar recurso de la experta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 CF001_3D_Otras_Instalaciones_Pecurias_Sliders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5F" w15:done="0"/>
  <w15:commentEx w15:paraId="00000460" w15:done="0"/>
  <w15:commentEx w15:paraId="00000462" w15:done="0"/>
  <w15:commentEx w15:paraId="00000463" w15:done="0"/>
  <w15:commentEx w15:paraId="00000464" w15:done="0"/>
  <w15:commentEx w15:paraId="00000466" w15:done="0"/>
  <w15:commentEx w15:paraId="00000468" w15:done="0"/>
  <w15:commentEx w15:paraId="00000469" w15:done="0"/>
  <w15:commentEx w15:paraId="0000046A" w15:done="0"/>
  <w15:commentEx w15:paraId="0000046B" w15:done="0"/>
  <w15:commentEx w15:paraId="0000046D" w15:done="0"/>
  <w15:commentEx w15:paraId="0000046E" w15:done="0"/>
  <w15:commentEx w15:paraId="00000470" w15:done="0"/>
  <w15:commentEx w15:paraId="00000471" w15:done="0"/>
  <w15:commentEx w15:paraId="00000472" w15:done="0"/>
  <w15:commentEx w15:paraId="00000473" w15:done="0"/>
  <w15:commentEx w15:paraId="00000474" w15:done="0"/>
  <w15:commentEx w15:paraId="00000475" w15:done="0"/>
  <w15:commentEx w15:paraId="00000476" w15:done="0"/>
  <w15:commentEx w15:paraId="00000478" w15:done="0"/>
  <w15:commentEx w15:paraId="0000047A" w15:done="0"/>
  <w15:commentEx w15:paraId="0000047B" w15:done="0"/>
  <w15:commentEx w15:paraId="0000047C" w15:done="0"/>
  <w15:commentEx w15:paraId="0000047D" w15:done="0"/>
  <w15:commentEx w15:paraId="0000047E" w15:done="0"/>
  <w15:commentEx w15:paraId="00000480" w15:done="0"/>
  <w15:commentEx w15:paraId="00000481" w15:done="0"/>
  <w15:commentEx w15:paraId="00000482" w15:done="0"/>
  <w15:commentEx w15:paraId="00000483" w15:done="0"/>
  <w15:commentEx w15:paraId="00000485" w15:done="0"/>
  <w15:commentEx w15:paraId="00000487" w15:done="0"/>
  <w15:commentEx w15:paraId="00000488" w15:done="0"/>
  <w15:commentEx w15:paraId="0000048B" w15:done="0"/>
  <w15:commentEx w15:paraId="0000048C" w15:done="0"/>
  <w15:commentEx w15:paraId="0000048D" w15:done="0"/>
  <w15:commentEx w15:paraId="0000048E" w15:done="0"/>
  <w15:commentEx w15:paraId="0000048F" w15:done="0"/>
  <w15:commentEx w15:paraId="00000491" w15:done="0"/>
  <w15:commentEx w15:paraId="00000492" w15:done="0"/>
  <w15:commentEx w15:paraId="00000493" w15:done="0"/>
  <w15:commentEx w15:paraId="00000494" w15:done="0"/>
  <w15:commentEx w15:paraId="00000495" w15:done="0"/>
  <w15:commentEx w15:paraId="0000049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51" name="image23.png"/>
          <a:graphic>
            <a:graphicData uri="http://schemas.openxmlformats.org/drawingml/2006/picture">
              <pic:pic>
                <pic:nvPicPr>
                  <pic:cNvPr id="0" name="image2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7">
    <w:lvl w:ilvl="0">
      <w:start w:val="5"/>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8">
    <w:lvl w:ilvl="0">
      <w:start w:val="1"/>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both"/>
    </w:pPr>
    <w:rPr>
      <w:b w:val="1"/>
    </w:rPr>
  </w:style>
  <w:style w:type="paragraph" w:styleId="Heading2">
    <w:name w:val="heading 2"/>
    <w:basedOn w:val="Normal"/>
    <w:next w:val="Normal"/>
    <w:pPr>
      <w:pBdr>
        <w:top w:space="0" w:sz="0" w:val="nil"/>
        <w:left w:space="0" w:sz="0" w:val="nil"/>
        <w:bottom w:space="0" w:sz="0" w:val="nil"/>
        <w:right w:space="0" w:sz="0" w:val="nil"/>
        <w:between w:space="0" w:sz="0" w:val="nil"/>
      </w:pBdr>
      <w:ind w:left="1069" w:hanging="360"/>
    </w:pPr>
    <w:rPr>
      <w:color w:val="000000"/>
    </w:rPr>
  </w:style>
  <w:style w:type="paragraph" w:styleId="Heading3">
    <w:name w:val="heading 3"/>
    <w:basedOn w:val="Normal"/>
    <w:next w:val="Normal"/>
    <w:pPr>
      <w:pBdr>
        <w:top w:space="0" w:sz="0" w:val="nil"/>
        <w:left w:space="0" w:sz="0" w:val="nil"/>
        <w:bottom w:space="0" w:sz="0" w:val="nil"/>
        <w:right w:space="0" w:sz="0" w:val="nil"/>
        <w:between w:space="0" w:sz="0" w:val="nil"/>
      </w:pBdr>
      <w:ind w:left="2160" w:hanging="360"/>
    </w:pPr>
    <w:rPr>
      <w:color w:val="000000"/>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jc w:val="both"/>
    </w:pPr>
    <w:rPr>
      <w:b w:val="1"/>
    </w:rPr>
  </w:style>
  <w:style w:type="paragraph" w:styleId="Heading2">
    <w:name w:val="heading 2"/>
    <w:basedOn w:val="Normal"/>
    <w:next w:val="Normal"/>
    <w:pPr>
      <w:pBdr>
        <w:top w:space="0" w:sz="0" w:val="nil"/>
        <w:left w:space="0" w:sz="0" w:val="nil"/>
        <w:bottom w:space="0" w:sz="0" w:val="nil"/>
        <w:right w:space="0" w:sz="0" w:val="nil"/>
        <w:between w:space="0" w:sz="0" w:val="nil"/>
      </w:pBdr>
      <w:ind w:left="1440" w:hanging="360"/>
    </w:pPr>
    <w:rPr>
      <w:color w:val="000000"/>
    </w:rPr>
  </w:style>
  <w:style w:type="paragraph" w:styleId="Heading3">
    <w:name w:val="heading 3"/>
    <w:basedOn w:val="Normal"/>
    <w:next w:val="Normal"/>
    <w:pPr>
      <w:pBdr>
        <w:top w:space="0" w:sz="0" w:val="nil"/>
        <w:left w:space="0" w:sz="0" w:val="nil"/>
        <w:bottom w:space="0" w:sz="0" w:val="nil"/>
        <w:right w:space="0" w:sz="0" w:val="nil"/>
        <w:between w:space="0" w:sz="0" w:val="nil"/>
      </w:pBdr>
      <w:ind w:left="2160" w:hanging="720"/>
    </w:pPr>
    <w:rPr>
      <w:color w:val="000000"/>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91CEF"/>
  </w:style>
  <w:style w:type="paragraph" w:styleId="Ttulo1">
    <w:name w:val="heading 1"/>
    <w:basedOn w:val="Normal"/>
    <w:next w:val="Normal"/>
    <w:uiPriority w:val="9"/>
    <w:qFormat w:val="1"/>
    <w:rsid w:val="00E130BB"/>
    <w:pPr>
      <w:jc w:val="both"/>
      <w:outlineLvl w:val="0"/>
    </w:pPr>
    <w:rPr>
      <w:b w:val="1"/>
      <w:bCs w:val="1"/>
    </w:rPr>
  </w:style>
  <w:style w:type="paragraph" w:styleId="Ttulo2">
    <w:name w:val="heading 2"/>
    <w:basedOn w:val="Prrafodelista"/>
    <w:next w:val="Normal"/>
    <w:uiPriority w:val="9"/>
    <w:unhideWhenUsed w:val="1"/>
    <w:qFormat w:val="1"/>
    <w:rsid w:val="00E130BB"/>
    <w:pPr>
      <w:numPr>
        <w:ilvl w:val="1"/>
        <w:numId w:val="8"/>
      </w:numPr>
      <w:pBdr>
        <w:top w:space="0" w:sz="0" w:val="nil"/>
        <w:left w:space="0" w:sz="0" w:val="nil"/>
        <w:bottom w:space="0" w:sz="0" w:val="nil"/>
        <w:right w:space="0" w:sz="0" w:val="nil"/>
        <w:between w:space="0" w:sz="0" w:val="nil"/>
      </w:pBdr>
      <w:outlineLvl w:val="1"/>
    </w:pPr>
    <w:rPr>
      <w:bCs w:val="1"/>
      <w:color w:val="000000"/>
    </w:rPr>
  </w:style>
  <w:style w:type="paragraph" w:styleId="Ttulo3">
    <w:name w:val="heading 3"/>
    <w:basedOn w:val="Prrafodelista"/>
    <w:next w:val="Normal"/>
    <w:uiPriority w:val="9"/>
    <w:unhideWhenUsed w:val="1"/>
    <w:qFormat w:val="1"/>
    <w:rsid w:val="00E130BB"/>
    <w:pPr>
      <w:numPr>
        <w:ilvl w:val="2"/>
        <w:numId w:val="13"/>
      </w:numPr>
      <w:pBdr>
        <w:top w:space="0" w:sz="0" w:val="nil"/>
        <w:left w:space="0" w:sz="0" w:val="nil"/>
        <w:bottom w:space="0" w:sz="0" w:val="nil"/>
        <w:right w:space="0" w:sz="0" w:val="nil"/>
        <w:between w:space="0" w:sz="0" w:val="nil"/>
      </w:pBdr>
      <w:outlineLvl w:val="2"/>
    </w:pPr>
    <w:rPr>
      <w:bCs w:val="1"/>
      <w:color w:val="000000"/>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0"/>
    <w:tblPr>
      <w:tblStyleRowBandSize w:val="1"/>
      <w:tblStyleColBandSize w:val="1"/>
      <w:tblCellMar>
        <w:top w:w="0.0" w:type="dxa"/>
        <w:left w:w="70.0" w:type="dxa"/>
        <w:bottom w:w="0.0" w:type="dxa"/>
        <w:right w:w="70.0" w:type="dxa"/>
      </w:tblCellMar>
    </w:tblPr>
  </w:style>
  <w:style w:type="table" w:styleId="4" w:customStyle="1">
    <w:name w:val="4"/>
    <w:basedOn w:val="TableNormal0"/>
    <w:tblPr>
      <w:tblStyleRowBandSize w:val="1"/>
      <w:tblStyleColBandSize w:val="1"/>
      <w:tblCellMar>
        <w:top w:w="15.0" w:type="dxa"/>
        <w:left w:w="15.0" w:type="dxa"/>
        <w:bottom w:w="15.0" w:type="dxa"/>
        <w:right w:w="15.0" w:type="dxa"/>
      </w:tblCellMar>
    </w:tblPr>
  </w:style>
  <w:style w:type="table" w:styleId="3" w:customStyle="1">
    <w:name w:val="3"/>
    <w:basedOn w:val="TableNormal0"/>
    <w:tblPr>
      <w:tblStyleRowBandSize w:val="1"/>
      <w:tblStyleColBandSize w:val="1"/>
      <w:tblCellMar>
        <w:top w:w="15.0" w:type="dxa"/>
        <w:left w:w="15.0" w:type="dxa"/>
        <w:bottom w:w="15.0" w:type="dxa"/>
        <w:right w:w="15.0" w:type="dxa"/>
      </w:tblCellMar>
    </w:tblPr>
  </w:style>
  <w:style w:type="table" w:styleId="2" w:customStyle="1">
    <w:name w:val="2"/>
    <w:basedOn w:val="TableNormal0"/>
    <w:tblPr>
      <w:tblStyleRowBandSize w:val="1"/>
      <w:tblStyleColBandSize w:val="1"/>
      <w:tblCellMar>
        <w:top w:w="0.0" w:type="dxa"/>
        <w:left w:w="115.0" w:type="dxa"/>
        <w:bottom w:w="0.0" w:type="dxa"/>
        <w:right w:w="115.0" w:type="dxa"/>
      </w:tblCellMar>
    </w:tblPr>
  </w:style>
  <w:style w:type="table" w:styleId="1" w:customStyle="1">
    <w:name w:val="1"/>
    <w:basedOn w:val="TableNormal0"/>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3C7B81"/>
    <w:rPr>
      <w:color w:val="605e5c"/>
      <w:shd w:color="auto" w:fill="e1dfdd" w:val="clear"/>
    </w:rPr>
  </w:style>
  <w:style w:type="table" w:styleId="Tabladecuadrcula3-nfasis4">
    <w:name w:val="Grid Table 3 Accent 4"/>
    <w:basedOn w:val="Tablanormal"/>
    <w:uiPriority w:val="48"/>
    <w:rsid w:val="00B3062E"/>
    <w:pPr>
      <w:spacing w:line="240" w:lineRule="auto"/>
    </w:pPr>
    <w:tblPr>
      <w:tblStyleRowBandSize w:val="1"/>
      <w:tblStyleColBandSize w:val="1"/>
      <w:tblInd w:w="0.0" w:type="dxa"/>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Tabladecuadrcula4-nfasis1">
    <w:name w:val="Grid Table 4 Accent 1"/>
    <w:basedOn w:val="Tablanormal"/>
    <w:uiPriority w:val="49"/>
    <w:rsid w:val="00B3062E"/>
    <w:pPr>
      <w:spacing w:line="240" w:lineRule="auto"/>
    </w:pPr>
    <w:tblPr>
      <w:tblStyleRowBandSize w:val="1"/>
      <w:tblStyleColBandSize w:val="1"/>
      <w:tblInd w:w="0.0" w:type="dxa"/>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4-nfasis6">
    <w:name w:val="Grid Table 4 Accent 6"/>
    <w:basedOn w:val="Tablanormal"/>
    <w:uiPriority w:val="49"/>
    <w:rsid w:val="00492B53"/>
    <w:pPr>
      <w:spacing w:line="240" w:lineRule="auto"/>
    </w:pPr>
    <w:tblPr>
      <w:tblStyleRowBandSize w:val="1"/>
      <w:tblStyleColBandSize w:val="1"/>
      <w:tblInd w:w="0.0" w:type="dxa"/>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insideV w:space="0" w:sz="0" w:val="nil"/>
        </w:tcBorders>
        <w:shd w:color="auto" w:fill="f79646" w:themeFill="accent6" w:val="clear"/>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Tabladecuadrcula4-nfasis5">
    <w:name w:val="Grid Table 4 Accent 5"/>
    <w:basedOn w:val="Tablanormal"/>
    <w:uiPriority w:val="49"/>
    <w:rsid w:val="00F83000"/>
    <w:pPr>
      <w:spacing w:line="240" w:lineRule="auto"/>
    </w:pPr>
    <w:tblPr>
      <w:tblStyleRowBandSize w:val="1"/>
      <w:tblStyleColBandSize w:val="1"/>
      <w:tblInd w:w="0.0" w:type="dxa"/>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Descripcin">
    <w:name w:val="caption"/>
    <w:basedOn w:val="Normal"/>
    <w:next w:val="Normal"/>
    <w:uiPriority w:val="35"/>
    <w:unhideWhenUsed w:val="1"/>
    <w:qFormat w:val="1"/>
    <w:rsid w:val="006D2432"/>
    <w:pPr>
      <w:spacing w:after="200" w:line="240" w:lineRule="auto"/>
    </w:pPr>
    <w:rPr>
      <w:i w:val="1"/>
      <w:iCs w:val="1"/>
      <w:color w:val="1f497d" w:themeColor="text2"/>
      <w:sz w:val="18"/>
      <w:szCs w:val="18"/>
    </w:rPr>
  </w:style>
  <w:style w:type="table" w:styleId="Tabladecuadrcula4-nfasis3">
    <w:name w:val="Grid Table 4 Accent 3"/>
    <w:basedOn w:val="Tablanormal"/>
    <w:uiPriority w:val="49"/>
    <w:rsid w:val="00AB621E"/>
    <w:pPr>
      <w:spacing w:line="240" w:lineRule="auto"/>
    </w:pPr>
    <w:tblPr>
      <w:tblStyleRowBandSize w:val="1"/>
      <w:tblStyleColBandSize w:val="1"/>
      <w:tblInd w:w="0.0" w:type="dxa"/>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9" w:customStyle="1">
    <w:basedOn w:val="TableNormal0"/>
    <w:tblPr>
      <w:tblStyleRowBandSize w:val="1"/>
      <w:tblStyleColBandSize w:val="1"/>
      <w:tblCellMar>
        <w:top w:w="0.0" w:type="dxa"/>
        <w:left w:w="70.0" w:type="dxa"/>
        <w:bottom w:w="0.0" w:type="dxa"/>
        <w:right w:w="70.0" w:type="dxa"/>
      </w:tblCellMar>
    </w:tblPr>
  </w:style>
  <w:style w:type="table" w:styleId="a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0"/>
    <w:tblPr>
      <w:tblStyleRowBandSize w:val="1"/>
      <w:tblStyleColBandSize w:val="1"/>
      <w:tblCellMar>
        <w:top w:w="0.0" w:type="dxa"/>
        <w:left w:w="70.0" w:type="dxa"/>
        <w:bottom w:w="0.0" w:type="dxa"/>
        <w:right w:w="70.0" w:type="dxa"/>
      </w:tblCellMar>
    </w:tblPr>
  </w:style>
  <w:style w:type="table" w:styleId="a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f79646" w:space="0" w:sz="4" w:val="single"/>
          <w:left w:color="f79646" w:space="0" w:sz="4" w:val="single"/>
          <w:bottom w:color="f79646" w:space="0" w:sz="4" w:val="single"/>
          <w:right w:color="f79646" w:space="0" w:sz="4" w:val="single"/>
          <w:insideH w:space="0" w:sz="0" w:val="nil"/>
          <w:insideV w:space="0" w:sz="0" w:val="nil"/>
        </w:tcBorders>
        <w:shd w:color="auto" w:fill="f79646" w:val="clear"/>
      </w:tcPr>
    </w:tblStylePr>
    <w:tblStylePr w:type="lastRow">
      <w:rPr>
        <w:b w:val="1"/>
      </w:rPr>
      <w:tblPr/>
      <w:tcPr>
        <w:tcBorders>
          <w:top w:color="f79646" w:space="0" w:sz="4" w:val="single"/>
        </w:tcBorders>
      </w:tcPr>
    </w:tblStylePr>
    <w:tblStylePr w:type="firstCol">
      <w:rPr>
        <w:b w:val="1"/>
      </w:rPr>
    </w:tblStylePr>
    <w:tblStylePr w:type="lastCol">
      <w:rPr>
        <w:b w:val="1"/>
      </w:rPr>
    </w:tblStylePr>
    <w:tblStylePr w:type="band1Vert">
      <w:tblPr/>
      <w:tcPr>
        <w:shd w:color="auto" w:fill="fdeada" w:val="clear"/>
      </w:tcPr>
    </w:tblStylePr>
    <w:tblStylePr w:type="band1Horz">
      <w:tblPr/>
      <w:tcPr>
        <w:shd w:color="auto" w:fill="fdeada" w:val="clear"/>
      </w:tcPr>
    </w:tblStyle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9bbb59" w:space="0" w:sz="4" w:val="single"/>
          <w:left w:color="9bbb59" w:space="0" w:sz="4" w:val="single"/>
          <w:bottom w:color="9bbb59" w:space="0" w:sz="4" w:val="single"/>
          <w:right w:color="9bbb59" w:space="0" w:sz="4" w:val="single"/>
          <w:insideH w:space="0" w:sz="0" w:val="nil"/>
          <w:insideV w:space="0" w:sz="0" w:val="nil"/>
        </w:tcBorders>
        <w:shd w:color="auto" w:fill="9bbb59" w:val="clear"/>
      </w:tcPr>
    </w:tblStylePr>
    <w:tblStylePr w:type="lastRow">
      <w:rPr>
        <w:b w:val="1"/>
      </w:rPr>
      <w:tblPr/>
      <w:tcPr>
        <w:tcBorders>
          <w:top w:color="9bbb59"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f79646" w:space="0" w:sz="4" w:val="single"/>
          <w:left w:color="f79646" w:space="0" w:sz="4" w:val="single"/>
          <w:bottom w:color="f79646" w:space="0" w:sz="4" w:val="single"/>
          <w:right w:color="f79646" w:space="0" w:sz="4" w:val="single"/>
          <w:insideH w:space="0" w:sz="0" w:val="nil"/>
          <w:insideV w:space="0" w:sz="0" w:val="nil"/>
        </w:tcBorders>
        <w:shd w:color="auto" w:fill="f79646" w:val="clear"/>
      </w:tcPr>
    </w:tblStylePr>
    <w:tblStylePr w:type="lastRow">
      <w:rPr>
        <w:b w:val="1"/>
      </w:rPr>
      <w:tblPr/>
      <w:tcPr>
        <w:tcBorders>
          <w:top w:color="f79646" w:space="0" w:sz="4" w:val="single"/>
        </w:tcBorders>
      </w:tcPr>
    </w:tblStylePr>
    <w:tblStylePr w:type="firstCol">
      <w:rPr>
        <w:b w:val="1"/>
      </w:rPr>
    </w:tblStylePr>
    <w:tblStylePr w:type="lastCol">
      <w:rPr>
        <w:b w:val="1"/>
      </w:rPr>
    </w:tblStylePr>
    <w:tblStylePr w:type="band1Vert">
      <w:tblPr/>
      <w:tcPr>
        <w:shd w:color="auto" w:fill="fdeada" w:val="clear"/>
      </w:tcPr>
    </w:tblStylePr>
    <w:tblStylePr w:type="band1Horz">
      <w:tblPr/>
      <w:tcPr>
        <w:shd w:color="auto" w:fill="fdeada" w:val="clear"/>
      </w:tcPr>
    </w:tblStylePr>
  </w:style>
  <w:style w:type="table" w:styleId="aff9"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fa"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9bbb59" w:space="0" w:sz="4" w:val="single"/>
          <w:left w:color="9bbb59" w:space="0" w:sz="4" w:val="single"/>
          <w:bottom w:color="9bbb59" w:space="0" w:sz="4" w:val="single"/>
          <w:right w:color="9bbb59" w:space="0" w:sz="4" w:val="single"/>
          <w:insideH w:space="0" w:sz="0" w:val="nil"/>
          <w:insideV w:space="0" w:sz="0" w:val="nil"/>
        </w:tcBorders>
        <w:shd w:color="auto" w:fill="9bbb59" w:val="clear"/>
      </w:tcPr>
    </w:tblStylePr>
    <w:tblStylePr w:type="lastRow">
      <w:rPr>
        <w:b w:val="1"/>
      </w:rPr>
      <w:tblPr/>
      <w:tcPr>
        <w:tcBorders>
          <w:top w:color="9bbb59"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ffb"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fc"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Revisin">
    <w:name w:val="Revision"/>
    <w:hidden w:val="1"/>
    <w:uiPriority w:val="99"/>
    <w:semiHidden w:val="1"/>
    <w:rsid w:val="00A05039"/>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color w:val="ffffff"/>
      </w:rPr>
      <w:tcPr>
        <w:tcBorders>
          <w:top w:color="f79646" w:space="0" w:sz="4" w:val="single"/>
          <w:left w:color="f79646" w:space="0" w:sz="4" w:val="single"/>
          <w:bottom w:color="f79646" w:space="0" w:sz="4" w:val="single"/>
          <w:right w:color="f79646" w:space="0" w:sz="4" w:val="single"/>
          <w:insideH w:color="000000" w:space="0" w:sz="0" w:val="nil"/>
          <w:insideV w:color="000000" w:space="0" w:sz="0" w:val="nil"/>
        </w:tcBorders>
        <w:shd w:fill="f79646" w:val="clear"/>
      </w:tcPr>
    </w:tblStylePr>
    <w:tblStylePr w:type="lastCol">
      <w:rPr>
        <w:b w:val="1"/>
      </w:rPr>
    </w:tblStylePr>
    <w:tblStylePr w:type="lastRow">
      <w:rPr>
        <w:b w:val="1"/>
      </w:rPr>
      <w:tcPr>
        <w:tcBorders>
          <w:top w:color="f79646"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color w:val="ffffff"/>
      </w:rPr>
      <w:tcPr>
        <w:tcBorders>
          <w:top w:color="f79646" w:space="0" w:sz="4" w:val="single"/>
          <w:left w:color="f79646" w:space="0" w:sz="4" w:val="single"/>
          <w:bottom w:color="f79646" w:space="0" w:sz="4" w:val="single"/>
          <w:right w:color="f79646" w:space="0" w:sz="4" w:val="single"/>
          <w:insideH w:color="000000" w:space="0" w:sz="0" w:val="nil"/>
          <w:insideV w:color="000000" w:space="0" w:sz="0" w:val="nil"/>
        </w:tcBorders>
        <w:shd w:fill="f79646" w:val="clear"/>
      </w:tcPr>
    </w:tblStylePr>
    <w:tblStylePr w:type="lastCol">
      <w:rPr>
        <w:b w:val="1"/>
      </w:rPr>
    </w:tblStylePr>
    <w:tblStylePr w:type="lastRow">
      <w:rPr>
        <w:b w:val="1"/>
      </w:rPr>
      <w:tcPr>
        <w:tcBorders>
          <w:top w:color="f79646"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35.png"/><Relationship Id="rId41" Type="http://schemas.openxmlformats.org/officeDocument/2006/relationships/image" Target="media/image54.png"/><Relationship Id="rId44" Type="http://schemas.openxmlformats.org/officeDocument/2006/relationships/image" Target="media/image28.png"/><Relationship Id="rId43" Type="http://schemas.openxmlformats.org/officeDocument/2006/relationships/image" Target="media/image40.png"/><Relationship Id="rId46" Type="http://schemas.openxmlformats.org/officeDocument/2006/relationships/image" Target="media/image33.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image" Target="media/image60.png"/><Relationship Id="rId47" Type="http://schemas.openxmlformats.org/officeDocument/2006/relationships/image" Target="media/image6.png"/><Relationship Id="rId49" Type="http://schemas.openxmlformats.org/officeDocument/2006/relationships/image" Target="media/image6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paho.org/hq/dmdocuments/2015/cha-bpa-bpm.pdf" TargetMode="External"/><Relationship Id="rId72" Type="http://schemas.openxmlformats.org/officeDocument/2006/relationships/hyperlink" Target="https://www.paho.org/hq/dmdocuments/2015/cha-bpa-bpm.pdf" TargetMode="External"/><Relationship Id="rId31" Type="http://schemas.openxmlformats.org/officeDocument/2006/relationships/image" Target="media/image31.png"/><Relationship Id="rId75" Type="http://schemas.openxmlformats.org/officeDocument/2006/relationships/header" Target="header1.xml"/><Relationship Id="rId30" Type="http://schemas.openxmlformats.org/officeDocument/2006/relationships/image" Target="media/image21.jpg"/><Relationship Id="rId74" Type="http://schemas.openxmlformats.org/officeDocument/2006/relationships/hyperlink" Target="https://doi.org/10.30878/ces.v25n3a7" TargetMode="External"/><Relationship Id="rId33" Type="http://schemas.openxmlformats.org/officeDocument/2006/relationships/image" Target="media/image24.png"/><Relationship Id="rId32" Type="http://schemas.openxmlformats.org/officeDocument/2006/relationships/image" Target="media/image42.png"/><Relationship Id="rId76" Type="http://schemas.openxmlformats.org/officeDocument/2006/relationships/footer" Target="footer1.xml"/><Relationship Id="rId35" Type="http://schemas.openxmlformats.org/officeDocument/2006/relationships/image" Target="media/image49.png"/><Relationship Id="rId34" Type="http://schemas.openxmlformats.org/officeDocument/2006/relationships/image" Target="media/image26.png"/><Relationship Id="rId71" Type="http://schemas.openxmlformats.org/officeDocument/2006/relationships/hyperlink" Target="https://repositorio.cuc.edu.co/bitstream/handle/11323/8393/An%C3%A1lisis%20ambiental%20de%20las%20fuentes%20generadoras%20de%20pollinaza%2C%20porquinaza%20y%20bovinaza%20objeto%20de%20control%20y%20seguimiento%20ambiental%20por%20parte%20de%20la%20Corporaci%C3%B3n%20Aut%C3%B3noma%20Regional%20del%20Atl%C3%A1ntico%20-CRA.pdf?sequence=1&amp;isAllowed=y" TargetMode="External"/><Relationship Id="rId70" Type="http://schemas.openxmlformats.org/officeDocument/2006/relationships/hyperlink" Target="https://repositorio.cuc.edu.co/bitstream/handle/11323/8393/An%C3%A1lisis%20ambiental%20de%20las%20fuentes%20generadoras%20de%20pollinaza%2C%20porquinaza%20y%20bovinaza%20objeto%20de%20control%20y%20seguimiento%20ambiental%20por%20parte%20de%20la%20Corporaci%C3%B3n%20Aut%C3%B3noma%20Regional%20del%20Atl%C3%A1ntico%20-CRA.pdf?sequence=1&amp;isAllowed=y" TargetMode="External"/><Relationship Id="rId37" Type="http://schemas.openxmlformats.org/officeDocument/2006/relationships/image" Target="media/image47.png"/><Relationship Id="rId36" Type="http://schemas.openxmlformats.org/officeDocument/2006/relationships/image" Target="media/image51.png"/><Relationship Id="rId39" Type="http://schemas.openxmlformats.org/officeDocument/2006/relationships/image" Target="media/image52.png"/><Relationship Id="rId38" Type="http://schemas.openxmlformats.org/officeDocument/2006/relationships/image" Target="media/image50.png"/><Relationship Id="rId62" Type="http://schemas.openxmlformats.org/officeDocument/2006/relationships/image" Target="media/image43.png"/><Relationship Id="rId61" Type="http://schemas.openxmlformats.org/officeDocument/2006/relationships/image" Target="media/image57.png"/><Relationship Id="rId20" Type="http://schemas.openxmlformats.org/officeDocument/2006/relationships/image" Target="media/image44.jpg"/><Relationship Id="rId64" Type="http://schemas.openxmlformats.org/officeDocument/2006/relationships/image" Target="media/image45.png"/><Relationship Id="rId63" Type="http://schemas.openxmlformats.org/officeDocument/2006/relationships/image" Target="media/image46.png"/><Relationship Id="rId22" Type="http://schemas.openxmlformats.org/officeDocument/2006/relationships/image" Target="media/image39.jpg"/><Relationship Id="rId66" Type="http://schemas.openxmlformats.org/officeDocument/2006/relationships/image" Target="media/image30.png"/><Relationship Id="rId21" Type="http://schemas.openxmlformats.org/officeDocument/2006/relationships/image" Target="media/image36.png"/><Relationship Id="rId65" Type="http://schemas.openxmlformats.org/officeDocument/2006/relationships/image" Target="media/image48.png"/><Relationship Id="rId24" Type="http://schemas.openxmlformats.org/officeDocument/2006/relationships/image" Target="media/image34.jpg"/><Relationship Id="rId68" Type="http://schemas.openxmlformats.org/officeDocument/2006/relationships/image" Target="media/image58.png"/><Relationship Id="rId23" Type="http://schemas.openxmlformats.org/officeDocument/2006/relationships/image" Target="media/image32.png"/><Relationship Id="rId67" Type="http://schemas.openxmlformats.org/officeDocument/2006/relationships/image" Target="media/image41.png"/><Relationship Id="rId60" Type="http://schemas.openxmlformats.org/officeDocument/2006/relationships/image" Target="media/image11.png"/><Relationship Id="rId26" Type="http://schemas.openxmlformats.org/officeDocument/2006/relationships/image" Target="media/image2.jpg"/><Relationship Id="rId25" Type="http://schemas.openxmlformats.org/officeDocument/2006/relationships/image" Target="media/image37.png"/><Relationship Id="rId69" Type="http://schemas.openxmlformats.org/officeDocument/2006/relationships/image" Target="media/image59.png"/><Relationship Id="rId28" Type="http://schemas.openxmlformats.org/officeDocument/2006/relationships/image" Target="media/image3.jpg"/><Relationship Id="rId27" Type="http://schemas.openxmlformats.org/officeDocument/2006/relationships/image" Target="media/image1.jpg"/><Relationship Id="rId29" Type="http://schemas.openxmlformats.org/officeDocument/2006/relationships/image" Target="media/image22.jpg"/><Relationship Id="rId51" Type="http://schemas.openxmlformats.org/officeDocument/2006/relationships/image" Target="media/image55.png"/><Relationship Id="rId50" Type="http://schemas.openxmlformats.org/officeDocument/2006/relationships/image" Target="media/image62.png"/><Relationship Id="rId53" Type="http://schemas.openxmlformats.org/officeDocument/2006/relationships/image" Target="media/image12.png"/><Relationship Id="rId52" Type="http://schemas.openxmlformats.org/officeDocument/2006/relationships/image" Target="media/image4.png"/><Relationship Id="rId11" Type="http://schemas.openxmlformats.org/officeDocument/2006/relationships/image" Target="media/image29.png"/><Relationship Id="rId55" Type="http://schemas.openxmlformats.org/officeDocument/2006/relationships/image" Target="media/image7.png"/><Relationship Id="rId10" Type="http://schemas.openxmlformats.org/officeDocument/2006/relationships/image" Target="media/image20.png"/><Relationship Id="rId54" Type="http://schemas.openxmlformats.org/officeDocument/2006/relationships/image" Target="media/image13.png"/><Relationship Id="rId13" Type="http://schemas.openxmlformats.org/officeDocument/2006/relationships/image" Target="media/image17.png"/><Relationship Id="rId57" Type="http://schemas.openxmlformats.org/officeDocument/2006/relationships/image" Target="media/image9.png"/><Relationship Id="rId12" Type="http://schemas.openxmlformats.org/officeDocument/2006/relationships/image" Target="media/image27.png"/><Relationship Id="rId56" Type="http://schemas.openxmlformats.org/officeDocument/2006/relationships/image" Target="media/image8.png"/><Relationship Id="rId15" Type="http://schemas.openxmlformats.org/officeDocument/2006/relationships/image" Target="media/image19.png"/><Relationship Id="rId59" Type="http://schemas.openxmlformats.org/officeDocument/2006/relationships/image" Target="media/image56.png"/><Relationship Id="rId14" Type="http://schemas.openxmlformats.org/officeDocument/2006/relationships/image" Target="media/image16.png"/><Relationship Id="rId58"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38.jp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MpvFrh4IPxk9EnkSNvT5QNCZyg==">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2021-12-07T22:24:00Z</dcterms:created>
  <dc:creator>Angela Maria Zapata Guzman</dc:creator>
</cp:coreProperties>
</file>